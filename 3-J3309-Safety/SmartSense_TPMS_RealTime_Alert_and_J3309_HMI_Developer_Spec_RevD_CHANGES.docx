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75A8" w14:textId="77777777" w:rsidR="005F7ECE" w:rsidRDefault="00000000">
      <w:pPr>
        <w:spacing w:before="720"/>
        <w:jc w:val="center"/>
      </w:pPr>
      <w:r>
        <w:rPr>
          <w:b/>
          <w:color w:val="0F2B55"/>
          <w:sz w:val="66"/>
        </w:rPr>
        <w:t>SMARTSENSE</w:t>
      </w:r>
      <w:r>
        <w:rPr>
          <w:b/>
          <w:color w:val="1969AA"/>
          <w:sz w:val="66"/>
        </w:rPr>
        <w:t xml:space="preserve"> PRO</w:t>
      </w:r>
    </w:p>
    <w:p w14:paraId="2A5E83FA" w14:textId="77777777" w:rsidR="005F7ECE" w:rsidRDefault="00000000">
      <w:pPr>
        <w:pStyle w:val="Title"/>
        <w:jc w:val="center"/>
      </w:pPr>
      <w:r>
        <w:t>Developer Architecture Specification</w:t>
      </w:r>
    </w:p>
    <w:p w14:paraId="06F9CE6A" w14:textId="77777777" w:rsidR="005F7ECE" w:rsidRDefault="00000000">
      <w:pPr>
        <w:pStyle w:val="Subtitle"/>
        <w:jc w:val="center"/>
      </w:pPr>
      <w:r>
        <w:t>Real-Time TPMS Local Safety Alerts and SAE J3309 HMI Requirements</w:t>
      </w:r>
    </w:p>
    <w:p w14:paraId="38705BA6" w14:textId="77777777" w:rsidR="005F7ECE" w:rsidRDefault="00000000">
      <w:pPr>
        <w:jc w:val="center"/>
      </w:pPr>
      <w:r>
        <w:rPr>
          <w:color w:val="1969AA"/>
          <w:sz w:val="20"/>
        </w:rPr>
        <w:t>━━━━━━━━━━━━━━━━━━━━━━━━━━━━━━━━━━━━━━━━━━━━━━━━━━━━</w:t>
      </w:r>
    </w:p>
    <w:tbl>
      <w:tblPr>
        <w:tblW w:w="0" w:type="auto"/>
        <w:jc w:val="center"/>
        <w:tblLayout w:type="fixed"/>
        <w:tblLook w:val="04A0" w:firstRow="1" w:lastRow="0" w:firstColumn="1" w:lastColumn="0" w:noHBand="0" w:noVBand="1"/>
      </w:tblPr>
      <w:tblGrid>
        <w:gridCol w:w="5155"/>
        <w:gridCol w:w="5155"/>
      </w:tblGrid>
      <w:tr w:rsidR="005F7ECE" w14:paraId="4673EB52" w14:textId="77777777">
        <w:trPr>
          <w:jc w:val="center"/>
        </w:trPr>
        <w:tc>
          <w:tcPr>
            <w:tcW w:w="5155" w:type="dxa"/>
            <w:tcBorders>
              <w:top w:val="single" w:sz="6" w:space="0" w:color="C8D5E2"/>
              <w:left w:val="single" w:sz="6" w:space="0" w:color="C8D5E2"/>
              <w:bottom w:val="single" w:sz="6" w:space="0" w:color="C8D5E2"/>
              <w:right w:val="single" w:sz="6" w:space="0" w:color="C8D5E2"/>
            </w:tcBorders>
            <w:shd w:val="clear" w:color="auto" w:fill="E8F2FA"/>
            <w:vAlign w:val="center"/>
          </w:tcPr>
          <w:p w14:paraId="4978D069" w14:textId="77777777" w:rsidR="005F7ECE" w:rsidRDefault="00000000">
            <w:pPr>
              <w:spacing w:after="0" w:line="240" w:lineRule="auto"/>
            </w:pPr>
            <w:r>
              <w:rPr>
                <w:b/>
                <w:color w:val="0F2B55"/>
              </w:rPr>
              <w:t>Document ID</w:t>
            </w:r>
          </w:p>
        </w:tc>
        <w:tc>
          <w:tcPr>
            <w:tcW w:w="5155" w:type="dxa"/>
            <w:tcBorders>
              <w:top w:val="single" w:sz="6" w:space="0" w:color="C8D5E2"/>
              <w:left w:val="single" w:sz="6" w:space="0" w:color="C8D5E2"/>
              <w:bottom w:val="single" w:sz="6" w:space="0" w:color="C8D5E2"/>
              <w:right w:val="single" w:sz="6" w:space="0" w:color="C8D5E2"/>
            </w:tcBorders>
            <w:shd w:val="clear" w:color="auto" w:fill="FFFFFF"/>
            <w:vAlign w:val="center"/>
          </w:tcPr>
          <w:p w14:paraId="3AE03592" w14:textId="77777777" w:rsidR="005F7ECE" w:rsidRDefault="00000000">
            <w:pPr>
              <w:spacing w:after="0" w:line="240" w:lineRule="auto"/>
            </w:pPr>
            <w:r>
              <w:rPr>
                <w:color w:val="191C20"/>
              </w:rPr>
              <w:t>TRD-SMS-2026-TPMS01</w:t>
            </w:r>
          </w:p>
        </w:tc>
      </w:tr>
      <w:tr w:rsidR="005F7ECE" w14:paraId="20CAB22F" w14:textId="77777777">
        <w:trPr>
          <w:jc w:val="center"/>
        </w:trPr>
        <w:tc>
          <w:tcPr>
            <w:tcW w:w="5155" w:type="dxa"/>
            <w:tcBorders>
              <w:top w:val="single" w:sz="6" w:space="0" w:color="C8D5E2"/>
              <w:left w:val="single" w:sz="6" w:space="0" w:color="C8D5E2"/>
              <w:bottom w:val="single" w:sz="6" w:space="0" w:color="C8D5E2"/>
              <w:right w:val="single" w:sz="6" w:space="0" w:color="C8D5E2"/>
            </w:tcBorders>
            <w:shd w:val="clear" w:color="auto" w:fill="E8F2FA"/>
            <w:vAlign w:val="center"/>
          </w:tcPr>
          <w:p w14:paraId="681774FD" w14:textId="77777777" w:rsidR="005F7ECE" w:rsidRDefault="00000000">
            <w:pPr>
              <w:spacing w:after="0" w:line="240" w:lineRule="auto"/>
            </w:pPr>
            <w:r>
              <w:rPr>
                <w:b/>
                <w:color w:val="0F2B55"/>
              </w:rPr>
              <w:t>Revision</w:t>
            </w:r>
          </w:p>
        </w:tc>
        <w:tc>
          <w:tcPr>
            <w:tcW w:w="5155" w:type="dxa"/>
            <w:tcBorders>
              <w:top w:val="single" w:sz="6" w:space="0" w:color="C8D5E2"/>
              <w:left w:val="single" w:sz="6" w:space="0" w:color="C8D5E2"/>
              <w:bottom w:val="single" w:sz="6" w:space="0" w:color="C8D5E2"/>
              <w:right w:val="single" w:sz="6" w:space="0" w:color="C8D5E2"/>
            </w:tcBorders>
            <w:shd w:val="clear" w:color="auto" w:fill="FFFFFF"/>
            <w:vAlign w:val="center"/>
          </w:tcPr>
          <w:p w14:paraId="66F003B2" w14:textId="77777777" w:rsidR="005F7ECE" w:rsidRDefault="00000000">
            <w:pPr>
              <w:spacing w:after="0" w:line="240" w:lineRule="auto"/>
            </w:pPr>
            <w:del w:id="0" w:author="Author" w:date="2026-08-07T20:29:00Z" w16du:dateUtc="2026-08-07T17:29:00Z">
              <w:r>
                <w:rPr>
                  <w:color w:val="191C20"/>
                </w:rPr>
                <w:delText>C -</w:delText>
              </w:r>
            </w:del>
            <w:ins w:id="1" w:author="Author" w:date="2026-08-07T20:29:00Z" w16du:dateUtc="2026-08-07T17:29:00Z">
              <w:r>
                <w:rPr>
                  <w:color w:val="191C20"/>
                </w:rPr>
                <w:t>D - Event-Driven Alerts and Decoupled</w:t>
              </w:r>
            </w:ins>
            <w:r>
              <w:rPr>
                <w:color w:val="191C20"/>
              </w:rPr>
              <w:t xml:space="preserve"> Mobile </w:t>
            </w:r>
            <w:del w:id="2" w:author="Author" w:date="2026-08-07T20:29:00Z" w16du:dateUtc="2026-08-07T17:29:00Z">
              <w:r>
                <w:rPr>
                  <w:color w:val="191C20"/>
                </w:rPr>
                <w:delText>HMI and Connection-Loss Requirements</w:delText>
              </w:r>
            </w:del>
            <w:ins w:id="3" w:author="Author" w:date="2026-08-07T20:29:00Z" w16du:dateUtc="2026-08-07T17:29:00Z">
              <w:r>
                <w:rPr>
                  <w:color w:val="191C20"/>
                </w:rPr>
                <w:t>Refresh</w:t>
              </w:r>
            </w:ins>
          </w:p>
        </w:tc>
      </w:tr>
      <w:tr w:rsidR="005F7ECE" w14:paraId="30C88F16" w14:textId="77777777">
        <w:trPr>
          <w:jc w:val="center"/>
        </w:trPr>
        <w:tc>
          <w:tcPr>
            <w:tcW w:w="5155" w:type="dxa"/>
            <w:tcBorders>
              <w:top w:val="single" w:sz="6" w:space="0" w:color="C8D5E2"/>
              <w:left w:val="single" w:sz="6" w:space="0" w:color="C8D5E2"/>
              <w:bottom w:val="single" w:sz="6" w:space="0" w:color="C8D5E2"/>
              <w:right w:val="single" w:sz="6" w:space="0" w:color="C8D5E2"/>
            </w:tcBorders>
            <w:shd w:val="clear" w:color="auto" w:fill="E8F2FA"/>
            <w:vAlign w:val="center"/>
          </w:tcPr>
          <w:p w14:paraId="1B228BD8" w14:textId="77777777" w:rsidR="005F7ECE" w:rsidRDefault="00000000">
            <w:pPr>
              <w:spacing w:after="0" w:line="240" w:lineRule="auto"/>
            </w:pPr>
            <w:r>
              <w:rPr>
                <w:b/>
                <w:color w:val="0F2B55"/>
              </w:rPr>
              <w:t>Date</w:t>
            </w:r>
          </w:p>
        </w:tc>
        <w:tc>
          <w:tcPr>
            <w:tcW w:w="5155" w:type="dxa"/>
            <w:tcBorders>
              <w:top w:val="single" w:sz="6" w:space="0" w:color="C8D5E2"/>
              <w:left w:val="single" w:sz="6" w:space="0" w:color="C8D5E2"/>
              <w:bottom w:val="single" w:sz="6" w:space="0" w:color="C8D5E2"/>
              <w:right w:val="single" w:sz="6" w:space="0" w:color="C8D5E2"/>
            </w:tcBorders>
            <w:shd w:val="clear" w:color="auto" w:fill="FFFFFF"/>
            <w:vAlign w:val="center"/>
          </w:tcPr>
          <w:p w14:paraId="175B9DFC" w14:textId="77777777" w:rsidR="005F7ECE" w:rsidRDefault="00000000">
            <w:pPr>
              <w:spacing w:after="0" w:line="240" w:lineRule="auto"/>
            </w:pPr>
            <w:r>
              <w:rPr>
                <w:color w:val="191C20"/>
              </w:rPr>
              <w:t>August 4, 2026</w:t>
            </w:r>
          </w:p>
        </w:tc>
      </w:tr>
      <w:tr w:rsidR="005F7ECE" w14:paraId="51F96479" w14:textId="77777777">
        <w:trPr>
          <w:jc w:val="center"/>
        </w:trPr>
        <w:tc>
          <w:tcPr>
            <w:tcW w:w="5155" w:type="dxa"/>
            <w:tcBorders>
              <w:top w:val="single" w:sz="6" w:space="0" w:color="C8D5E2"/>
              <w:left w:val="single" w:sz="6" w:space="0" w:color="C8D5E2"/>
              <w:bottom w:val="single" w:sz="6" w:space="0" w:color="C8D5E2"/>
              <w:right w:val="single" w:sz="6" w:space="0" w:color="C8D5E2"/>
            </w:tcBorders>
            <w:shd w:val="clear" w:color="auto" w:fill="E8F2FA"/>
            <w:vAlign w:val="center"/>
          </w:tcPr>
          <w:p w14:paraId="1925FDDC" w14:textId="77777777" w:rsidR="005F7ECE" w:rsidRDefault="00000000">
            <w:pPr>
              <w:spacing w:after="0" w:line="240" w:lineRule="auto"/>
            </w:pPr>
            <w:r>
              <w:rPr>
                <w:b/>
                <w:color w:val="0F2B55"/>
              </w:rPr>
              <w:t>Designated HMI</w:t>
            </w:r>
          </w:p>
        </w:tc>
        <w:tc>
          <w:tcPr>
            <w:tcW w:w="5155" w:type="dxa"/>
            <w:tcBorders>
              <w:top w:val="single" w:sz="6" w:space="0" w:color="C8D5E2"/>
              <w:left w:val="single" w:sz="6" w:space="0" w:color="C8D5E2"/>
              <w:bottom w:val="single" w:sz="6" w:space="0" w:color="C8D5E2"/>
              <w:right w:val="single" w:sz="6" w:space="0" w:color="C8D5E2"/>
            </w:tcBorders>
            <w:shd w:val="clear" w:color="auto" w:fill="FFFFFF"/>
            <w:vAlign w:val="center"/>
          </w:tcPr>
          <w:p w14:paraId="6188A39B" w14:textId="77777777" w:rsidR="005F7ECE" w:rsidRDefault="00000000">
            <w:pPr>
              <w:spacing w:after="0" w:line="240" w:lineRule="auto"/>
            </w:pPr>
            <w:r>
              <w:rPr>
                <w:color w:val="191C20"/>
              </w:rPr>
              <w:t>SmartSense mobile application</w:t>
            </w:r>
          </w:p>
        </w:tc>
      </w:tr>
      <w:tr w:rsidR="005F7ECE" w14:paraId="45D547E1" w14:textId="77777777">
        <w:trPr>
          <w:jc w:val="center"/>
        </w:trPr>
        <w:tc>
          <w:tcPr>
            <w:tcW w:w="5155" w:type="dxa"/>
            <w:tcBorders>
              <w:top w:val="single" w:sz="6" w:space="0" w:color="C8D5E2"/>
              <w:left w:val="single" w:sz="6" w:space="0" w:color="C8D5E2"/>
              <w:bottom w:val="single" w:sz="6" w:space="0" w:color="C8D5E2"/>
              <w:right w:val="single" w:sz="6" w:space="0" w:color="C8D5E2"/>
            </w:tcBorders>
            <w:shd w:val="clear" w:color="auto" w:fill="E8F2FA"/>
            <w:vAlign w:val="center"/>
          </w:tcPr>
          <w:p w14:paraId="679056C3" w14:textId="77777777" w:rsidR="005F7ECE" w:rsidRDefault="00000000">
            <w:pPr>
              <w:spacing w:after="0" w:line="240" w:lineRule="auto"/>
            </w:pPr>
            <w:r>
              <w:rPr>
                <w:b/>
                <w:color w:val="0F2B55"/>
              </w:rPr>
              <w:t>Target Local Alert Latency</w:t>
            </w:r>
          </w:p>
        </w:tc>
        <w:tc>
          <w:tcPr>
            <w:tcW w:w="5155" w:type="dxa"/>
            <w:tcBorders>
              <w:top w:val="single" w:sz="6" w:space="0" w:color="C8D5E2"/>
              <w:left w:val="single" w:sz="6" w:space="0" w:color="C8D5E2"/>
              <w:bottom w:val="single" w:sz="6" w:space="0" w:color="C8D5E2"/>
              <w:right w:val="single" w:sz="6" w:space="0" w:color="C8D5E2"/>
            </w:tcBorders>
            <w:shd w:val="clear" w:color="auto" w:fill="FFFFFF"/>
            <w:vAlign w:val="center"/>
          </w:tcPr>
          <w:p w14:paraId="275D6AC1" w14:textId="77777777" w:rsidR="005F7ECE" w:rsidRDefault="00000000">
            <w:pPr>
              <w:spacing w:after="0" w:line="240" w:lineRule="auto"/>
            </w:pPr>
            <w:r>
              <w:rPr>
                <w:color w:val="191C20"/>
              </w:rPr>
              <w:t>&lt;= 500 ms from gateway event detection to phone presentation</w:t>
            </w:r>
          </w:p>
        </w:tc>
      </w:tr>
      <w:tr w:rsidR="005F7ECE" w14:paraId="0E5DF32B" w14:textId="77777777">
        <w:trPr>
          <w:jc w:val="center"/>
        </w:trPr>
        <w:tc>
          <w:tcPr>
            <w:tcW w:w="5155" w:type="dxa"/>
            <w:tcBorders>
              <w:top w:val="single" w:sz="6" w:space="0" w:color="C8D5E2"/>
              <w:left w:val="single" w:sz="6" w:space="0" w:color="C8D5E2"/>
              <w:bottom w:val="single" w:sz="6" w:space="0" w:color="C8D5E2"/>
              <w:right w:val="single" w:sz="6" w:space="0" w:color="C8D5E2"/>
            </w:tcBorders>
            <w:shd w:val="clear" w:color="auto" w:fill="E8F2FA"/>
            <w:vAlign w:val="center"/>
          </w:tcPr>
          <w:p w14:paraId="22334D72" w14:textId="77777777" w:rsidR="005F7ECE" w:rsidRDefault="00000000">
            <w:pPr>
              <w:spacing w:after="0" w:line="240" w:lineRule="auto"/>
            </w:pPr>
            <w:r>
              <w:rPr>
                <w:b/>
                <w:color w:val="0F2B55"/>
              </w:rPr>
              <w:t>Standards Basis</w:t>
            </w:r>
          </w:p>
        </w:tc>
        <w:tc>
          <w:tcPr>
            <w:tcW w:w="5155" w:type="dxa"/>
            <w:tcBorders>
              <w:top w:val="single" w:sz="6" w:space="0" w:color="C8D5E2"/>
              <w:left w:val="single" w:sz="6" w:space="0" w:color="C8D5E2"/>
              <w:bottom w:val="single" w:sz="6" w:space="0" w:color="C8D5E2"/>
              <w:right w:val="single" w:sz="6" w:space="0" w:color="C8D5E2"/>
            </w:tcBorders>
            <w:shd w:val="clear" w:color="auto" w:fill="FFFFFF"/>
            <w:vAlign w:val="center"/>
          </w:tcPr>
          <w:p w14:paraId="252EC590" w14:textId="77777777" w:rsidR="005F7ECE" w:rsidRDefault="00000000">
            <w:pPr>
              <w:spacing w:after="0" w:line="240" w:lineRule="auto"/>
            </w:pPr>
            <w:r>
              <w:rPr>
                <w:color w:val="191C20"/>
              </w:rPr>
              <w:t>SAE J3309 OCT2024, Sections 5, 6 and 7</w:t>
            </w:r>
          </w:p>
        </w:tc>
      </w:tr>
      <w:tr w:rsidR="005F7ECE" w14:paraId="1ECC8EEC" w14:textId="77777777">
        <w:trPr>
          <w:jc w:val="center"/>
        </w:trPr>
        <w:tc>
          <w:tcPr>
            <w:tcW w:w="5155" w:type="dxa"/>
            <w:tcBorders>
              <w:top w:val="single" w:sz="6" w:space="0" w:color="C8D5E2"/>
              <w:left w:val="single" w:sz="6" w:space="0" w:color="C8D5E2"/>
              <w:bottom w:val="single" w:sz="6" w:space="0" w:color="C8D5E2"/>
              <w:right w:val="single" w:sz="6" w:space="0" w:color="C8D5E2"/>
            </w:tcBorders>
            <w:shd w:val="clear" w:color="auto" w:fill="E8F2FA"/>
            <w:vAlign w:val="center"/>
          </w:tcPr>
          <w:p w14:paraId="45466188" w14:textId="77777777" w:rsidR="005F7ECE" w:rsidRDefault="00000000">
            <w:pPr>
              <w:spacing w:after="0" w:line="240" w:lineRule="auto"/>
            </w:pPr>
            <w:r>
              <w:rPr>
                <w:b/>
                <w:color w:val="0F2B55"/>
              </w:rPr>
              <w:t>Target Audience</w:t>
            </w:r>
          </w:p>
        </w:tc>
        <w:tc>
          <w:tcPr>
            <w:tcW w:w="5155" w:type="dxa"/>
            <w:tcBorders>
              <w:top w:val="single" w:sz="6" w:space="0" w:color="C8D5E2"/>
              <w:left w:val="single" w:sz="6" w:space="0" w:color="C8D5E2"/>
              <w:bottom w:val="single" w:sz="6" w:space="0" w:color="C8D5E2"/>
              <w:right w:val="single" w:sz="6" w:space="0" w:color="C8D5E2"/>
            </w:tcBorders>
            <w:shd w:val="clear" w:color="auto" w:fill="FFFFFF"/>
            <w:vAlign w:val="center"/>
          </w:tcPr>
          <w:p w14:paraId="38187EFD" w14:textId="77777777" w:rsidR="005F7ECE" w:rsidRDefault="00000000">
            <w:pPr>
              <w:spacing w:after="0" w:line="240" w:lineRule="auto"/>
            </w:pPr>
            <w:r>
              <w:rPr>
                <w:color w:val="191C20"/>
              </w:rPr>
              <w:t>Gateway Firmware, Mobile, Cloud, QA, Product and Compliance Teams</w:t>
            </w:r>
          </w:p>
        </w:tc>
      </w:tr>
      <w:tr w:rsidR="005F7ECE" w14:paraId="289B8A58" w14:textId="77777777">
        <w:trPr>
          <w:jc w:val="center"/>
        </w:trPr>
        <w:tc>
          <w:tcPr>
            <w:tcW w:w="5155" w:type="dxa"/>
            <w:tcBorders>
              <w:top w:val="single" w:sz="6" w:space="0" w:color="C8D5E2"/>
              <w:left w:val="single" w:sz="6" w:space="0" w:color="C8D5E2"/>
              <w:bottom w:val="single" w:sz="6" w:space="0" w:color="C8D5E2"/>
              <w:right w:val="single" w:sz="6" w:space="0" w:color="C8D5E2"/>
            </w:tcBorders>
            <w:shd w:val="clear" w:color="auto" w:fill="E8F2FA"/>
            <w:vAlign w:val="center"/>
          </w:tcPr>
          <w:p w14:paraId="2893B380" w14:textId="77777777" w:rsidR="005F7ECE" w:rsidRDefault="00000000">
            <w:pPr>
              <w:spacing w:after="0" w:line="240" w:lineRule="auto"/>
            </w:pPr>
            <w:r>
              <w:rPr>
                <w:b/>
                <w:color w:val="0F2B55"/>
              </w:rPr>
              <w:t>Status</w:t>
            </w:r>
          </w:p>
        </w:tc>
        <w:tc>
          <w:tcPr>
            <w:tcW w:w="5155" w:type="dxa"/>
            <w:tcBorders>
              <w:top w:val="single" w:sz="6" w:space="0" w:color="C8D5E2"/>
              <w:left w:val="single" w:sz="6" w:space="0" w:color="C8D5E2"/>
              <w:bottom w:val="single" w:sz="6" w:space="0" w:color="C8D5E2"/>
              <w:right w:val="single" w:sz="6" w:space="0" w:color="C8D5E2"/>
            </w:tcBorders>
            <w:shd w:val="clear" w:color="auto" w:fill="FFFFFF"/>
            <w:vAlign w:val="center"/>
          </w:tcPr>
          <w:p w14:paraId="4559FF14" w14:textId="77777777" w:rsidR="005F7ECE" w:rsidRDefault="00000000">
            <w:pPr>
              <w:spacing w:after="0" w:line="240" w:lineRule="auto"/>
            </w:pPr>
            <w:r>
              <w:rPr>
                <w:color w:val="191C20"/>
              </w:rPr>
              <w:t>Implementation requirements intended to support J3309 conformity; not a certification statement</w:t>
            </w:r>
          </w:p>
        </w:tc>
      </w:tr>
    </w:tbl>
    <w:p w14:paraId="721710E8" w14:textId="77777777" w:rsidR="005F7ECE" w:rsidRDefault="005F7ECE"/>
    <w:tbl>
      <w:tblPr>
        <w:tblW w:w="0" w:type="auto"/>
        <w:jc w:val="center"/>
        <w:tblLook w:val="04A0" w:firstRow="1" w:lastRow="0" w:firstColumn="1" w:lastColumn="0" w:noHBand="0" w:noVBand="1"/>
        <w:tblPrChange w:id="4" w:author="Author" w:date="2026-08-07T20:29:00Z" w16du:dateUtc="2026-08-07T17:29:00Z">
          <w:tblPr>
            <w:tblW w:w="0" w:type="auto"/>
            <w:jc w:val="center"/>
            <w:tblLook w:val="04A0" w:firstRow="1" w:lastRow="0" w:firstColumn="1" w:lastColumn="0" w:noHBand="0" w:noVBand="1"/>
          </w:tblPr>
        </w:tblPrChange>
      </w:tblPr>
      <w:tblGrid>
        <w:gridCol w:w="10284"/>
        <w:tblGridChange w:id="5">
          <w:tblGrid>
            <w:gridCol w:w="121"/>
            <w:gridCol w:w="10189"/>
            <w:gridCol w:w="95"/>
          </w:tblGrid>
        </w:tblGridChange>
      </w:tblGrid>
      <w:tr w:rsidR="005F7ECE" w14:paraId="1B1046BB" w14:textId="77777777">
        <w:trPr>
          <w:cantSplit/>
          <w:jc w:val="center"/>
          <w:trPrChange w:id="6" w:author="Author" w:date="2026-08-07T20:29:00Z" w16du:dateUtc="2026-08-07T17:29:00Z">
            <w:trPr>
              <w:gridAfter w:val="0"/>
              <w:jc w:val="center"/>
            </w:trPr>
          </w:trPrChange>
        </w:trPr>
        <w:tc>
          <w:tcPr>
            <w:tcW w:w="10310" w:type="dxa"/>
            <w:tcBorders>
              <w:top w:val="single" w:sz="10" w:space="0" w:color="237D4D"/>
              <w:left w:val="single" w:sz="10" w:space="0" w:color="237D4D"/>
              <w:bottom w:val="single" w:sz="10" w:space="0" w:color="237D4D"/>
              <w:right w:val="single" w:sz="10" w:space="0" w:color="237D4D"/>
            </w:tcBorders>
            <w:shd w:val="clear" w:color="auto" w:fill="E8F6EE"/>
            <w:vAlign w:val="center"/>
            <w:tcPrChange w:id="7" w:author="Author" w:date="2026-08-07T20:29:00Z" w16du:dateUtc="2026-08-07T17:29:00Z">
              <w:tcPr>
                <w:tcW w:w="10310" w:type="dxa"/>
                <w:gridSpan w:val="2"/>
                <w:tcBorders>
                  <w:top w:val="single" w:sz="10" w:space="0" w:color="237D4D"/>
                  <w:left w:val="single" w:sz="10" w:space="0" w:color="237D4D"/>
                  <w:bottom w:val="single" w:sz="10" w:space="0" w:color="237D4D"/>
                  <w:right w:val="single" w:sz="10" w:space="0" w:color="237D4D"/>
                </w:tcBorders>
                <w:shd w:val="clear" w:color="auto" w:fill="E8F6EE"/>
                <w:vAlign w:val="center"/>
              </w:tcPr>
            </w:tcPrChange>
          </w:tcPr>
          <w:p w14:paraId="79F0844C" w14:textId="77777777" w:rsidR="005F7ECE" w:rsidRDefault="00000000">
            <w:pPr>
              <w:spacing w:after="0" w:line="240" w:lineRule="auto"/>
            </w:pPr>
            <w:r>
              <w:rPr>
                <w:b/>
                <w:color w:val="237D4D"/>
              </w:rPr>
              <w:t>Final design decision: the gateway remains the primary safety evaluator</w:t>
            </w:r>
            <w:del w:id="8" w:author="Author" w:date="2026-08-07T20:29:00Z" w16du:dateUtc="2026-08-07T17:29:00Z">
              <w:r>
                <w:rPr>
                  <w:b/>
                  <w:color w:val="237D4D"/>
                </w:rPr>
                <w:delText>. The phone is the driver HMI</w:delText>
              </w:r>
            </w:del>
            <w:r>
              <w:rPr>
                <w:b/>
                <w:color w:val="237D4D"/>
              </w:rPr>
              <w:t xml:space="preserve"> and </w:t>
            </w:r>
            <w:del w:id="9" w:author="Author" w:date="2026-08-07T20:29:00Z" w16du:dateUtc="2026-08-07T17:29:00Z">
              <w:r>
                <w:rPr>
                  <w:b/>
                  <w:color w:val="237D4D"/>
                </w:rPr>
                <w:delText>creates immediate local alerts from gateway</w:delText>
              </w:r>
            </w:del>
            <w:ins w:id="10" w:author="Author" w:date="2026-08-07T20:29:00Z" w16du:dateUtc="2026-08-07T17:29:00Z">
              <w:r>
                <w:rPr>
                  <w:b/>
                  <w:color w:val="237D4D"/>
                </w:rPr>
                <w:t>immediately pushes</w:t>
              </w:r>
            </w:ins>
            <w:r>
              <w:rPr>
                <w:b/>
                <w:color w:val="237D4D"/>
              </w:rPr>
              <w:t xml:space="preserve"> BLE </w:t>
            </w:r>
            <w:ins w:id="11" w:author="Author" w:date="2026-08-07T20:29:00Z" w16du:dateUtc="2026-08-07T17:29:00Z">
              <w:r>
                <w:rPr>
                  <w:b/>
                  <w:color w:val="237D4D"/>
                </w:rPr>
                <w:t xml:space="preserve">safety </w:t>
              </w:r>
            </w:ins>
            <w:r>
              <w:rPr>
                <w:b/>
                <w:color w:val="237D4D"/>
              </w:rPr>
              <w:t>events</w:t>
            </w:r>
            <w:del w:id="12" w:author="Author" w:date="2026-08-07T20:29:00Z" w16du:dateUtc="2026-08-07T17:29:00Z">
              <w:r>
                <w:rPr>
                  <w:b/>
                  <w:color w:val="237D4D"/>
                </w:rPr>
                <w:delText>.</w:delText>
              </w:r>
            </w:del>
            <w:ins w:id="13" w:author="Author" w:date="2026-08-07T20:29:00Z" w16du:dateUtc="2026-08-07T17:29:00Z">
              <w:r>
                <w:rPr>
                  <w:b/>
                  <w:color w:val="237D4D"/>
                </w:rPr>
                <w:t xml:space="preserve"> to the phone. Routine BLE telemetry is separate from the safety-event path. The app may receive routine data frequently, but it is not required to redraw the full interface for every packet.</w:t>
              </w:r>
            </w:ins>
            <w:r>
              <w:rPr>
                <w:b/>
                <w:color w:val="237D4D"/>
              </w:rPr>
              <w:t xml:space="preserve"> The phone also creates its own persistent connection-loss warning when BLE communication is lost.</w:t>
            </w:r>
            <w:del w:id="14" w:author="Author" w:date="2026-08-07T20:29:00Z" w16du:dateUtc="2026-08-07T17:29:00Z">
              <w:r>
                <w:rPr>
                  <w:b/>
                  <w:color w:val="237D4D"/>
                </w:rPr>
                <w:delText xml:space="preserve"> The cloud remains the configuration authority, remote notification path and permanent system of record.</w:delText>
              </w:r>
            </w:del>
          </w:p>
        </w:tc>
      </w:tr>
    </w:tbl>
    <w:p w14:paraId="5A7635CB" w14:textId="77777777" w:rsidR="005F7ECE" w:rsidRDefault="005F7ECE">
      <w:pPr>
        <w:spacing w:after="0"/>
      </w:pPr>
    </w:p>
    <w:p w14:paraId="03FA9FFD" w14:textId="77777777" w:rsidR="005F7ECE" w:rsidRDefault="00000000">
      <w:pPr>
        <w:pStyle w:val="SmallNote"/>
        <w:jc w:val="center"/>
      </w:pPr>
      <w:r>
        <w:t>Prepared for SmartSense development partners and OEM technical review.</w:t>
      </w:r>
    </w:p>
    <w:p w14:paraId="40D86E53" w14:textId="77777777" w:rsidR="005F7ECE" w:rsidRDefault="00000000">
      <w:r>
        <w:br w:type="page"/>
      </w:r>
    </w:p>
    <w:p w14:paraId="4A0D2F95" w14:textId="77777777" w:rsidR="005F7ECE" w:rsidRDefault="00000000">
      <w:pPr>
        <w:pStyle w:val="Heading1"/>
      </w:pPr>
      <w:r>
        <w:t>1. Executive Summary</w:t>
      </w:r>
    </w:p>
    <w:p w14:paraId="76E74144" w14:textId="77777777" w:rsidR="005F7ECE" w:rsidRDefault="00000000">
      <w:r>
        <w:rPr>
          <w:b/>
        </w:rPr>
        <w:t xml:space="preserve">Current operation. </w:t>
      </w:r>
      <w:r>
        <w:t>TPMS sensors transmit tire data to the gateway. The gateway evaluates the readings against thresholds defined in the SmartSense cloud and synchronized to the gateway. When the gateway detects a violation, it sends the event to the cloud, and the cloud sends a push notification to the phone. Testing has shown that the cloud-delivered phone notification can sometimes take approximately 30 seconds.</w:t>
      </w:r>
    </w:p>
    <w:p w14:paraId="20BFBB40" w14:textId="77777777" w:rsidR="005F7ECE" w:rsidRDefault="00000000">
      <w:r>
        <w:rPr>
          <w:b/>
        </w:rPr>
        <w:t xml:space="preserve">Required safety improvement. </w:t>
      </w:r>
      <w:r>
        <w:t xml:space="preserve">The driver-facing alert must not depend on cellular coverage, cloud processing, </w:t>
      </w:r>
      <w:ins w:id="15" w:author="Author" w:date="2026-08-07T20:29:00Z" w16du:dateUtc="2026-08-07T17:29:00Z">
        <w:r>
          <w:t xml:space="preserve">routine telemetry timing, </w:t>
        </w:r>
      </w:ins>
      <w:r>
        <w:t xml:space="preserve">or push-notification delivery. The gateway will therefore send an immediate BLE safety event directly to the connected phone. The phone will use the cloud-synchronized alert </w:t>
      </w:r>
      <w:ins w:id="16" w:author="Author" w:date="2026-08-07T20:29:00Z" w16du:dateUtc="2026-08-07T17:29:00Z">
        <w:r>
          <w:t xml:space="preserve">presentation </w:t>
        </w:r>
      </w:ins>
      <w:r>
        <w:t>profile to generate the complete visual, audible and vibration warning locally.</w:t>
      </w:r>
    </w:p>
    <w:p w14:paraId="767F4F4D" w14:textId="77777777" w:rsidR="005F7ECE" w:rsidRDefault="00000000">
      <w:pPr>
        <w:rPr>
          <w:ins w:id="17" w:author="Author" w:date="2026-08-07T20:29:00Z" w16du:dateUtc="2026-08-07T17:29:00Z"/>
        </w:rPr>
      </w:pPr>
      <w:ins w:id="18" w:author="Author" w:date="2026-08-07T20:29:00Z" w16du:dateUtc="2026-08-07T17:29:00Z">
        <w:r>
          <w:rPr>
            <w:b/>
          </w:rPr>
          <w:t xml:space="preserve">Routine telemetry and display refresh. </w:t>
        </w:r>
        <w:r>
          <w:t>Routine TPMS telemetry may also be delivered to the phone through BLE GATT notifications at a configurable rate, including approximately once per second when a live driving display is desired. Receiving a packet and redrawing the mobile interface are separate functions. The app may receive and process each packet while updating visible gauges at a slower or state-dependent rate to reduce unnecessary battery use. Critical alerts never wait for the routine telemetry or screen-refresh interval.</w:t>
        </w:r>
      </w:ins>
    </w:p>
    <w:p w14:paraId="0D124100" w14:textId="77777777" w:rsidR="005F7ECE" w:rsidRDefault="00000000">
      <w:r>
        <w:rPr>
          <w:b/>
        </w:rPr>
        <w:t xml:space="preserve">Mobile HMI decision. </w:t>
      </w:r>
      <w:r>
        <w:t>SAE J3309 recognizes a cellular phone application as a possible human-machine interface. SmartSense will use the mobile application as the driver HMI. The application must clearly indicate whether local monitoring is active and must create a local connection-loss warning within one second after it confirms loss of BLE communication with the gateway.</w:t>
      </w:r>
    </w:p>
    <w:p w14:paraId="10545294" w14:textId="77777777" w:rsidR="005F7ECE" w:rsidRDefault="00000000">
      <w:r>
        <w:rPr>
          <w:b/>
        </w:rPr>
        <w:t xml:space="preserve">Connection-loss behavior. </w:t>
      </w:r>
      <w:r>
        <w:t>The connection-loss warning is generated by the phone itself. It does not require a message from the gateway or cloud. The visual disconnected status remains active and cannot be cleared until BLE communication is restored. The user may silence the audible portion, but the app must continue showing that local real-time monitoring is unavailable.</w:t>
      </w:r>
    </w:p>
    <w:tbl>
      <w:tblPr>
        <w:tblW w:w="0" w:type="auto"/>
        <w:jc w:val="center"/>
        <w:tblLook w:val="04A0" w:firstRow="1" w:lastRow="0" w:firstColumn="1" w:lastColumn="0" w:noHBand="0" w:noVBand="1"/>
        <w:tblPrChange w:id="19" w:author="Author" w:date="2026-08-07T20:29:00Z" w16du:dateUtc="2026-08-07T17:29:00Z">
          <w:tblPr>
            <w:tblW w:w="0" w:type="auto"/>
            <w:jc w:val="center"/>
            <w:tblLook w:val="04A0" w:firstRow="1" w:lastRow="0" w:firstColumn="1" w:lastColumn="0" w:noHBand="0" w:noVBand="1"/>
          </w:tblPr>
        </w:tblPrChange>
      </w:tblPr>
      <w:tblGrid>
        <w:gridCol w:w="10284"/>
        <w:tblGridChange w:id="20">
          <w:tblGrid>
            <w:gridCol w:w="121"/>
            <w:gridCol w:w="10189"/>
            <w:gridCol w:w="95"/>
          </w:tblGrid>
        </w:tblGridChange>
      </w:tblGrid>
      <w:tr w:rsidR="005F7ECE" w14:paraId="642B6399" w14:textId="77777777">
        <w:trPr>
          <w:cantSplit/>
          <w:jc w:val="center"/>
          <w:trPrChange w:id="21" w:author="Author" w:date="2026-08-07T20:29:00Z" w16du:dateUtc="2026-08-07T17:29:00Z">
            <w:trPr>
              <w:gridAfter w:val="0"/>
              <w:jc w:val="center"/>
            </w:trPr>
          </w:trPrChange>
        </w:trPr>
        <w:tc>
          <w:tcPr>
            <w:tcW w:w="10310" w:type="dxa"/>
            <w:tcBorders>
              <w:top w:val="single" w:sz="10" w:space="0" w:color="D27814"/>
              <w:left w:val="single" w:sz="10" w:space="0" w:color="D27814"/>
              <w:bottom w:val="single" w:sz="10" w:space="0" w:color="D27814"/>
              <w:right w:val="single" w:sz="10" w:space="0" w:color="D27814"/>
            </w:tcBorders>
            <w:shd w:val="clear" w:color="auto" w:fill="FFF4E5"/>
            <w:vAlign w:val="center"/>
            <w:tcPrChange w:id="22" w:author="Author" w:date="2026-08-07T20:29:00Z" w16du:dateUtc="2026-08-07T17:29:00Z">
              <w:tcPr>
                <w:tcW w:w="10310" w:type="dxa"/>
                <w:gridSpan w:val="2"/>
                <w:tcBorders>
                  <w:top w:val="single" w:sz="10" w:space="0" w:color="D27814"/>
                  <w:left w:val="single" w:sz="10" w:space="0" w:color="D27814"/>
                  <w:bottom w:val="single" w:sz="10" w:space="0" w:color="D27814"/>
                  <w:right w:val="single" w:sz="10" w:space="0" w:color="D27814"/>
                </w:tcBorders>
                <w:shd w:val="clear" w:color="auto" w:fill="FFF4E5"/>
                <w:vAlign w:val="center"/>
              </w:tcPr>
            </w:tcPrChange>
          </w:tcPr>
          <w:p w14:paraId="0DF0A660" w14:textId="77777777" w:rsidR="005F7ECE" w:rsidRDefault="00000000">
            <w:pPr>
              <w:spacing w:after="0" w:line="240" w:lineRule="auto"/>
            </w:pPr>
            <w:r>
              <w:rPr>
                <w:b/>
                <w:color w:val="BE6E14"/>
              </w:rPr>
              <w:t>This connection-loss design resolves the primary HMI communication concern after a gateway connection has been established. It does not create protection when the app was never started, the phone is absent or powered off, or a BLE connection was never established. The app must never display a normal monitoring state in those conditions.</w:t>
            </w:r>
          </w:p>
        </w:tc>
      </w:tr>
    </w:tbl>
    <w:p w14:paraId="6F98E3A8" w14:textId="77777777" w:rsidR="005F7ECE" w:rsidRDefault="005F7ECE">
      <w:pPr>
        <w:spacing w:after="0"/>
      </w:pPr>
    </w:p>
    <w:p w14:paraId="5762A6A1" w14:textId="77777777" w:rsidR="005F7ECE" w:rsidRDefault="00000000">
      <w:pPr>
        <w:pStyle w:val="Heading1"/>
      </w:pPr>
      <w:r>
        <w:t>2. Standards Basis and Key Interpretation</w:t>
      </w:r>
    </w:p>
    <w:tbl>
      <w:tblPr>
        <w:tblStyle w:val="TableGrid"/>
        <w:tblW w:w="0" w:type="auto"/>
        <w:jc w:val="center"/>
        <w:tblLayout w:type="fixed"/>
        <w:tblLook w:val="04A0" w:firstRow="1" w:lastRow="0" w:firstColumn="1" w:lastColumn="0" w:noHBand="0" w:noVBand="1"/>
      </w:tblPr>
      <w:tblGrid>
        <w:gridCol w:w="2232"/>
        <w:gridCol w:w="7992"/>
      </w:tblGrid>
      <w:tr w:rsidR="005F7ECE" w14:paraId="20ADC14E" w14:textId="77777777">
        <w:trPr>
          <w:tblHeader/>
          <w:jc w:val="center"/>
        </w:trPr>
        <w:tc>
          <w:tcPr>
            <w:tcW w:w="2232" w:type="dxa"/>
            <w:shd w:val="clear" w:color="auto" w:fill="0F2B55"/>
            <w:vAlign w:val="center"/>
          </w:tcPr>
          <w:p w14:paraId="7E9F5F67" w14:textId="77777777" w:rsidR="005F7ECE" w:rsidRDefault="00000000">
            <w:pPr>
              <w:spacing w:after="0" w:line="240" w:lineRule="auto"/>
              <w:jc w:val="center"/>
            </w:pPr>
            <w:r>
              <w:rPr>
                <w:b/>
                <w:color w:val="FFFFFF"/>
                <w:sz w:val="16"/>
              </w:rPr>
              <w:t>Topic</w:t>
            </w:r>
          </w:p>
        </w:tc>
        <w:tc>
          <w:tcPr>
            <w:tcW w:w="7992" w:type="dxa"/>
            <w:shd w:val="clear" w:color="auto" w:fill="0F2B55"/>
            <w:vAlign w:val="center"/>
          </w:tcPr>
          <w:p w14:paraId="431BE85B" w14:textId="77777777" w:rsidR="005F7ECE" w:rsidRDefault="00000000">
            <w:pPr>
              <w:spacing w:after="0" w:line="240" w:lineRule="auto"/>
              <w:jc w:val="center"/>
            </w:pPr>
            <w:r>
              <w:rPr>
                <w:b/>
                <w:color w:val="FFFFFF"/>
                <w:sz w:val="16"/>
              </w:rPr>
              <w:t>SmartSense Interpretation / Requirement</w:t>
            </w:r>
          </w:p>
        </w:tc>
      </w:tr>
      <w:tr w:rsidR="005F7ECE" w14:paraId="2EA8BA5C" w14:textId="77777777">
        <w:trPr>
          <w:cantSplit/>
          <w:jc w:val="center"/>
        </w:trPr>
        <w:tc>
          <w:tcPr>
            <w:tcW w:w="2232" w:type="dxa"/>
            <w:shd w:val="clear" w:color="auto" w:fill="F4F6F8"/>
            <w:vAlign w:val="center"/>
          </w:tcPr>
          <w:p w14:paraId="44DD836F" w14:textId="77777777" w:rsidR="005F7ECE" w:rsidRDefault="00000000">
            <w:pPr>
              <w:spacing w:after="0" w:line="240" w:lineRule="auto"/>
            </w:pPr>
            <w:r>
              <w:rPr>
                <w:color w:val="191C20"/>
                <w:sz w:val="16"/>
              </w:rPr>
              <w:t>Phone as HMI</w:t>
            </w:r>
          </w:p>
        </w:tc>
        <w:tc>
          <w:tcPr>
            <w:tcW w:w="7992" w:type="dxa"/>
            <w:shd w:val="clear" w:color="auto" w:fill="F4F6F8"/>
            <w:vAlign w:val="center"/>
          </w:tcPr>
          <w:p w14:paraId="010818B6" w14:textId="77777777" w:rsidR="005F7ECE" w:rsidRDefault="00000000">
            <w:pPr>
              <w:spacing w:after="0" w:line="240" w:lineRule="auto"/>
            </w:pPr>
            <w:r>
              <w:rPr>
                <w:color w:val="191C20"/>
                <w:sz w:val="16"/>
              </w:rPr>
              <w:t>J3309 defines the HMI as the device that communicates system status to the driver and identifies a cellular phone application as an example. SmartSense designates the mobile app as the HMI.</w:t>
            </w:r>
          </w:p>
        </w:tc>
      </w:tr>
      <w:tr w:rsidR="005F7ECE" w14:paraId="0E195772" w14:textId="77777777">
        <w:trPr>
          <w:cantSplit/>
          <w:jc w:val="center"/>
        </w:trPr>
        <w:tc>
          <w:tcPr>
            <w:tcW w:w="2232" w:type="dxa"/>
            <w:shd w:val="clear" w:color="auto" w:fill="FFFFFF"/>
            <w:vAlign w:val="center"/>
          </w:tcPr>
          <w:p w14:paraId="1A0236C3" w14:textId="77777777" w:rsidR="005F7ECE" w:rsidRDefault="00000000">
            <w:pPr>
              <w:spacing w:after="0" w:line="240" w:lineRule="auto"/>
            </w:pPr>
            <w:r>
              <w:rPr>
                <w:color w:val="191C20"/>
                <w:sz w:val="16"/>
              </w:rPr>
              <w:t>Monitoring indication</w:t>
            </w:r>
          </w:p>
        </w:tc>
        <w:tc>
          <w:tcPr>
            <w:tcW w:w="7992" w:type="dxa"/>
            <w:shd w:val="clear" w:color="auto" w:fill="FFFFFF"/>
            <w:vAlign w:val="center"/>
          </w:tcPr>
          <w:p w14:paraId="61FBA5ED" w14:textId="77777777" w:rsidR="005F7ECE" w:rsidRDefault="00000000">
            <w:pPr>
              <w:spacing w:after="0" w:line="240" w:lineRule="auto"/>
            </w:pPr>
            <w:r>
              <w:rPr>
                <w:color w:val="191C20"/>
                <w:sz w:val="16"/>
              </w:rPr>
              <w:t>When the TPMS is active, the HMI must indicate that the monitoring function is active. SmartSense must show a clear active, degraded or unavailable state.</w:t>
            </w:r>
          </w:p>
        </w:tc>
      </w:tr>
      <w:tr w:rsidR="005F7ECE" w14:paraId="1FA00A53" w14:textId="77777777">
        <w:trPr>
          <w:cantSplit/>
          <w:jc w:val="center"/>
        </w:trPr>
        <w:tc>
          <w:tcPr>
            <w:tcW w:w="2232" w:type="dxa"/>
            <w:shd w:val="clear" w:color="auto" w:fill="F4F6F8"/>
            <w:vAlign w:val="center"/>
          </w:tcPr>
          <w:p w14:paraId="7D3C6037" w14:textId="77777777" w:rsidR="005F7ECE" w:rsidRDefault="00000000">
            <w:pPr>
              <w:spacing w:after="0" w:line="240" w:lineRule="auto"/>
            </w:pPr>
            <w:r>
              <w:rPr>
                <w:color w:val="191C20"/>
                <w:sz w:val="16"/>
              </w:rPr>
              <w:t>Pressure warning</w:t>
            </w:r>
          </w:p>
        </w:tc>
        <w:tc>
          <w:tcPr>
            <w:tcW w:w="7992" w:type="dxa"/>
            <w:shd w:val="clear" w:color="auto" w:fill="F4F6F8"/>
            <w:vAlign w:val="center"/>
          </w:tcPr>
          <w:p w14:paraId="104419D7" w14:textId="77777777" w:rsidR="005F7ECE" w:rsidRDefault="00000000">
            <w:pPr>
              <w:spacing w:after="0" w:line="240" w:lineRule="auto"/>
            </w:pPr>
            <w:r>
              <w:rPr>
                <w:color w:val="191C20"/>
                <w:sz w:val="16"/>
              </w:rPr>
              <w:t>The system must warn the driver of low- and high-pressure conditions while powered, whether quasi-stationary or moving.</w:t>
            </w:r>
          </w:p>
        </w:tc>
      </w:tr>
      <w:tr w:rsidR="005F7ECE" w14:paraId="185160DF" w14:textId="77777777">
        <w:trPr>
          <w:cantSplit/>
          <w:jc w:val="center"/>
        </w:trPr>
        <w:tc>
          <w:tcPr>
            <w:tcW w:w="2232" w:type="dxa"/>
            <w:shd w:val="clear" w:color="auto" w:fill="FFFFFF"/>
            <w:vAlign w:val="center"/>
          </w:tcPr>
          <w:p w14:paraId="59B8D4FD" w14:textId="77777777" w:rsidR="005F7ECE" w:rsidRDefault="00000000">
            <w:pPr>
              <w:spacing w:after="0" w:line="240" w:lineRule="auto"/>
            </w:pPr>
            <w:r>
              <w:rPr>
                <w:color w:val="191C20"/>
                <w:sz w:val="16"/>
              </w:rPr>
              <w:t>System malfunction</w:t>
            </w:r>
          </w:p>
        </w:tc>
        <w:tc>
          <w:tcPr>
            <w:tcW w:w="7992" w:type="dxa"/>
            <w:shd w:val="clear" w:color="auto" w:fill="FFFFFF"/>
            <w:vAlign w:val="center"/>
          </w:tcPr>
          <w:p w14:paraId="22CFC8A7" w14:textId="77777777" w:rsidR="005F7ECE" w:rsidRDefault="00000000">
            <w:pPr>
              <w:spacing w:after="0" w:line="240" w:lineRule="auto"/>
            </w:pPr>
            <w:r>
              <w:rPr>
                <w:color w:val="191C20"/>
                <w:sz w:val="16"/>
              </w:rPr>
              <w:t>The system must identify when it cannot perform the required monitoring function. A malfunction indication must occur no later than 20 minutes after the monitoring capability is lost.</w:t>
            </w:r>
          </w:p>
        </w:tc>
      </w:tr>
      <w:tr w:rsidR="005F7ECE" w14:paraId="4CDEBAE0" w14:textId="77777777">
        <w:trPr>
          <w:cantSplit/>
          <w:jc w:val="center"/>
        </w:trPr>
        <w:tc>
          <w:tcPr>
            <w:tcW w:w="2232" w:type="dxa"/>
            <w:shd w:val="clear" w:color="auto" w:fill="F4F6F8"/>
            <w:vAlign w:val="center"/>
          </w:tcPr>
          <w:p w14:paraId="04FE1951" w14:textId="77777777" w:rsidR="005F7ECE" w:rsidRDefault="00000000">
            <w:pPr>
              <w:spacing w:after="0" w:line="240" w:lineRule="auto"/>
            </w:pPr>
            <w:r>
              <w:rPr>
                <w:color w:val="191C20"/>
                <w:sz w:val="16"/>
              </w:rPr>
              <w:t>HMI connection loss</w:t>
            </w:r>
          </w:p>
        </w:tc>
        <w:tc>
          <w:tcPr>
            <w:tcW w:w="7992" w:type="dxa"/>
            <w:shd w:val="clear" w:color="auto" w:fill="F4F6F8"/>
            <w:vAlign w:val="center"/>
          </w:tcPr>
          <w:p w14:paraId="231DE4C9" w14:textId="77777777" w:rsidR="005F7ECE" w:rsidRDefault="00000000">
            <w:pPr>
              <w:spacing w:after="0" w:line="240" w:lineRule="auto"/>
            </w:pPr>
            <w:r>
              <w:rPr>
                <w:color w:val="191C20"/>
                <w:sz w:val="16"/>
              </w:rPr>
              <w:t>After the HMI confirms loss of connection, a connection-loss message must be shown within one second and remain until communication is restored.</w:t>
            </w:r>
          </w:p>
        </w:tc>
      </w:tr>
      <w:tr w:rsidR="005F7ECE" w14:paraId="785BEB3B" w14:textId="77777777">
        <w:trPr>
          <w:cantSplit/>
          <w:jc w:val="center"/>
        </w:trPr>
        <w:tc>
          <w:tcPr>
            <w:tcW w:w="2232" w:type="dxa"/>
            <w:shd w:val="clear" w:color="auto" w:fill="FFFFFF"/>
            <w:vAlign w:val="center"/>
          </w:tcPr>
          <w:p w14:paraId="17B404A2" w14:textId="77777777" w:rsidR="005F7ECE" w:rsidRDefault="00000000">
            <w:pPr>
              <w:spacing w:after="0" w:line="240" w:lineRule="auto"/>
            </w:pPr>
            <w:r>
              <w:rPr>
                <w:color w:val="191C20"/>
                <w:sz w:val="16"/>
              </w:rPr>
              <w:t>HMI content</w:t>
            </w:r>
          </w:p>
        </w:tc>
        <w:tc>
          <w:tcPr>
            <w:tcW w:w="7992" w:type="dxa"/>
            <w:shd w:val="clear" w:color="auto" w:fill="FFFFFF"/>
            <w:vAlign w:val="center"/>
          </w:tcPr>
          <w:p w14:paraId="70228BD9" w14:textId="77777777" w:rsidR="005F7ECE" w:rsidRDefault="00000000">
            <w:pPr>
              <w:spacing w:after="0" w:line="240" w:lineRule="auto"/>
            </w:pPr>
            <w:r>
              <w:rPr>
                <w:color w:val="191C20"/>
                <w:sz w:val="16"/>
              </w:rPr>
              <w:t>The HMI must graphically identify the tire position, current pressure and tire status, with adequate day and night visibility.</w:t>
            </w:r>
          </w:p>
        </w:tc>
      </w:tr>
      <w:tr w:rsidR="005F7ECE" w14:paraId="0EE2849C" w14:textId="77777777">
        <w:trPr>
          <w:cantSplit/>
          <w:jc w:val="center"/>
        </w:trPr>
        <w:tc>
          <w:tcPr>
            <w:tcW w:w="2232" w:type="dxa"/>
            <w:shd w:val="clear" w:color="auto" w:fill="F4F6F8"/>
            <w:vAlign w:val="center"/>
          </w:tcPr>
          <w:p w14:paraId="795C29BF" w14:textId="77777777" w:rsidR="005F7ECE" w:rsidRDefault="00000000">
            <w:pPr>
              <w:spacing w:after="0" w:line="240" w:lineRule="auto"/>
            </w:pPr>
            <w:r>
              <w:rPr>
                <w:color w:val="191C20"/>
                <w:sz w:val="16"/>
              </w:rPr>
              <w:t>Conformance</w:t>
            </w:r>
          </w:p>
        </w:tc>
        <w:tc>
          <w:tcPr>
            <w:tcW w:w="7992" w:type="dxa"/>
            <w:shd w:val="clear" w:color="auto" w:fill="F4F6F8"/>
            <w:vAlign w:val="center"/>
          </w:tcPr>
          <w:p w14:paraId="5FBA7334" w14:textId="77777777" w:rsidR="005F7ECE" w:rsidRDefault="00000000">
            <w:pPr>
              <w:spacing w:after="0" w:line="240" w:lineRule="auto"/>
            </w:pPr>
            <w:r>
              <w:rPr>
                <w:color w:val="191C20"/>
                <w:sz w:val="16"/>
              </w:rPr>
              <w:t>J3309 is an SAE Recommended Practice. This specification supports implementation and testing but does not by itself establish conformance or certification.</w:t>
            </w:r>
          </w:p>
        </w:tc>
      </w:tr>
    </w:tbl>
    <w:p w14:paraId="23060BAC" w14:textId="77777777" w:rsidR="005F7ECE" w:rsidRDefault="005F7ECE">
      <w:pPr>
        <w:spacing w:after="0"/>
      </w:pPr>
    </w:p>
    <w:p w14:paraId="39FA8566" w14:textId="77777777" w:rsidR="005F7ECE" w:rsidRDefault="00000000">
      <w:pPr>
        <w:pStyle w:val="Heading1"/>
      </w:pPr>
      <w:r>
        <w:t>3. System Authority and Responsibilities</w:t>
      </w:r>
    </w:p>
    <w:tbl>
      <w:tblPr>
        <w:tblStyle w:val="TableGrid"/>
        <w:tblW w:w="0" w:type="auto"/>
        <w:jc w:val="center"/>
        <w:tblLayout w:type="fixed"/>
        <w:tblLook w:val="04A0" w:firstRow="1" w:lastRow="0" w:firstColumn="1" w:lastColumn="0" w:noHBand="0" w:noVBand="1"/>
      </w:tblPr>
      <w:tblGrid>
        <w:gridCol w:w="1944"/>
        <w:gridCol w:w="2448"/>
        <w:gridCol w:w="5832"/>
      </w:tblGrid>
      <w:tr w:rsidR="005F7ECE" w14:paraId="3287B0CA" w14:textId="77777777">
        <w:trPr>
          <w:tblHeader/>
          <w:jc w:val="center"/>
        </w:trPr>
        <w:tc>
          <w:tcPr>
            <w:tcW w:w="1944" w:type="dxa"/>
            <w:shd w:val="clear" w:color="auto" w:fill="0F2B55"/>
            <w:vAlign w:val="center"/>
          </w:tcPr>
          <w:p w14:paraId="5ADC7192" w14:textId="77777777" w:rsidR="005F7ECE" w:rsidRDefault="00000000">
            <w:pPr>
              <w:spacing w:after="0" w:line="240" w:lineRule="auto"/>
              <w:jc w:val="center"/>
            </w:pPr>
            <w:r>
              <w:rPr>
                <w:b/>
                <w:color w:val="FFFFFF"/>
                <w:sz w:val="16"/>
              </w:rPr>
              <w:t>Component</w:t>
            </w:r>
          </w:p>
        </w:tc>
        <w:tc>
          <w:tcPr>
            <w:tcW w:w="2448" w:type="dxa"/>
            <w:shd w:val="clear" w:color="auto" w:fill="0F2B55"/>
            <w:vAlign w:val="center"/>
          </w:tcPr>
          <w:p w14:paraId="55FDCDDF" w14:textId="77777777" w:rsidR="005F7ECE" w:rsidRDefault="00000000">
            <w:pPr>
              <w:spacing w:after="0" w:line="240" w:lineRule="auto"/>
              <w:jc w:val="center"/>
            </w:pPr>
            <w:r>
              <w:rPr>
                <w:b/>
                <w:color w:val="FFFFFF"/>
                <w:sz w:val="16"/>
              </w:rPr>
              <w:t>Primary Role</w:t>
            </w:r>
          </w:p>
        </w:tc>
        <w:tc>
          <w:tcPr>
            <w:tcW w:w="5832" w:type="dxa"/>
            <w:shd w:val="clear" w:color="auto" w:fill="0F2B55"/>
            <w:vAlign w:val="center"/>
          </w:tcPr>
          <w:p w14:paraId="04CFCA11" w14:textId="77777777" w:rsidR="005F7ECE" w:rsidRDefault="00000000">
            <w:pPr>
              <w:spacing w:after="0" w:line="240" w:lineRule="auto"/>
              <w:jc w:val="center"/>
            </w:pPr>
            <w:r>
              <w:rPr>
                <w:b/>
                <w:color w:val="FFFFFF"/>
                <w:sz w:val="16"/>
              </w:rPr>
              <w:t>Required Responsibility</w:t>
            </w:r>
          </w:p>
        </w:tc>
      </w:tr>
      <w:tr w:rsidR="005F7ECE" w14:paraId="5E636993" w14:textId="77777777">
        <w:trPr>
          <w:cantSplit/>
          <w:jc w:val="center"/>
        </w:trPr>
        <w:tc>
          <w:tcPr>
            <w:tcW w:w="1944" w:type="dxa"/>
            <w:shd w:val="clear" w:color="auto" w:fill="F4F6F8"/>
            <w:vAlign w:val="center"/>
          </w:tcPr>
          <w:p w14:paraId="1A95FB38" w14:textId="77777777" w:rsidR="005F7ECE" w:rsidRDefault="00000000">
            <w:pPr>
              <w:spacing w:after="0" w:line="240" w:lineRule="auto"/>
            </w:pPr>
            <w:r>
              <w:rPr>
                <w:color w:val="191C20"/>
                <w:sz w:val="16"/>
              </w:rPr>
              <w:t>SmartSense Cloud</w:t>
            </w:r>
          </w:p>
        </w:tc>
        <w:tc>
          <w:tcPr>
            <w:tcW w:w="2448" w:type="dxa"/>
            <w:shd w:val="clear" w:color="auto" w:fill="F4F6F8"/>
            <w:vAlign w:val="center"/>
          </w:tcPr>
          <w:p w14:paraId="06D351EA" w14:textId="77777777" w:rsidR="005F7ECE" w:rsidRDefault="00000000">
            <w:pPr>
              <w:spacing w:after="0" w:line="240" w:lineRule="auto"/>
            </w:pPr>
            <w:r>
              <w:rPr>
                <w:color w:val="191C20"/>
                <w:sz w:val="16"/>
              </w:rPr>
              <w:t>Configuration authority and permanent system of record</w:t>
            </w:r>
          </w:p>
        </w:tc>
        <w:tc>
          <w:tcPr>
            <w:tcW w:w="5832" w:type="dxa"/>
            <w:shd w:val="clear" w:color="auto" w:fill="F4F6F8"/>
            <w:vAlign w:val="center"/>
          </w:tcPr>
          <w:p w14:paraId="73FA24D1" w14:textId="77777777" w:rsidR="005F7ECE" w:rsidRDefault="00000000">
            <w:pPr>
              <w:spacing w:after="0" w:line="240" w:lineRule="auto"/>
            </w:pPr>
            <w:r>
              <w:rPr>
                <w:color w:val="191C20"/>
                <w:sz w:val="16"/>
              </w:rPr>
              <w:t>Defines versioned alert profiles, SSP values, thresholds, severity, messages, hysteresis, clear rules, malfunction timing and notification behavior. Synchronizes the approved profile to gateway and mobile app.</w:t>
            </w:r>
          </w:p>
        </w:tc>
      </w:tr>
      <w:tr w:rsidR="005F7ECE" w14:paraId="4E64F9E4" w14:textId="77777777">
        <w:trPr>
          <w:cantSplit/>
          <w:jc w:val="center"/>
        </w:trPr>
        <w:tc>
          <w:tcPr>
            <w:tcW w:w="1944" w:type="dxa"/>
            <w:shd w:val="clear" w:color="auto" w:fill="FFFFFF"/>
            <w:vAlign w:val="center"/>
          </w:tcPr>
          <w:p w14:paraId="26D60BCA" w14:textId="77777777" w:rsidR="005F7ECE" w:rsidRDefault="00000000">
            <w:pPr>
              <w:spacing w:after="0" w:line="240" w:lineRule="auto"/>
            </w:pPr>
            <w:r>
              <w:rPr>
                <w:color w:val="191C20"/>
                <w:sz w:val="16"/>
              </w:rPr>
              <w:t>SmartSense Gateway</w:t>
            </w:r>
          </w:p>
        </w:tc>
        <w:tc>
          <w:tcPr>
            <w:tcW w:w="2448" w:type="dxa"/>
            <w:shd w:val="clear" w:color="auto" w:fill="FFFFFF"/>
            <w:vAlign w:val="center"/>
          </w:tcPr>
          <w:p w14:paraId="7C8F009F" w14:textId="77777777" w:rsidR="005F7ECE" w:rsidRDefault="00000000">
            <w:pPr>
              <w:spacing w:after="0" w:line="240" w:lineRule="auto"/>
            </w:pPr>
            <w:r>
              <w:rPr>
                <w:color w:val="191C20"/>
                <w:sz w:val="16"/>
              </w:rPr>
              <w:t>Primary edge safety evaluator</w:t>
            </w:r>
          </w:p>
        </w:tc>
        <w:tc>
          <w:tcPr>
            <w:tcW w:w="5832" w:type="dxa"/>
            <w:shd w:val="clear" w:color="auto" w:fill="FFFFFF"/>
            <w:vAlign w:val="center"/>
          </w:tcPr>
          <w:p w14:paraId="1517D577" w14:textId="77777777" w:rsidR="005F7ECE" w:rsidRDefault="00000000">
            <w:pPr>
              <w:spacing w:after="0" w:line="240" w:lineRule="auto"/>
            </w:pPr>
            <w:r>
              <w:rPr>
                <w:color w:val="191C20"/>
                <w:sz w:val="16"/>
              </w:rPr>
              <w:t>Receives TPMS data, applies the approved profile, generates event identity, sends immediate BLE safety events to the phone, sends LTE events to the cloud, and continues monitoring when the phone or cellular network is unavailable.</w:t>
            </w:r>
          </w:p>
        </w:tc>
      </w:tr>
      <w:tr w:rsidR="005F7ECE" w14:paraId="5B94A62B" w14:textId="77777777">
        <w:trPr>
          <w:cantSplit/>
          <w:jc w:val="center"/>
        </w:trPr>
        <w:tc>
          <w:tcPr>
            <w:tcW w:w="1944" w:type="dxa"/>
            <w:shd w:val="clear" w:color="auto" w:fill="F4F6F8"/>
            <w:vAlign w:val="center"/>
          </w:tcPr>
          <w:p w14:paraId="12D37A7F" w14:textId="77777777" w:rsidR="005F7ECE" w:rsidRDefault="00000000">
            <w:pPr>
              <w:spacing w:after="0" w:line="240" w:lineRule="auto"/>
            </w:pPr>
            <w:r>
              <w:rPr>
                <w:color w:val="191C20"/>
                <w:sz w:val="16"/>
              </w:rPr>
              <w:t>SmartSense Mobile App</w:t>
            </w:r>
          </w:p>
        </w:tc>
        <w:tc>
          <w:tcPr>
            <w:tcW w:w="2448" w:type="dxa"/>
            <w:shd w:val="clear" w:color="auto" w:fill="F4F6F8"/>
            <w:vAlign w:val="center"/>
          </w:tcPr>
          <w:p w14:paraId="560F055F" w14:textId="77777777" w:rsidR="005F7ECE" w:rsidRDefault="00000000">
            <w:pPr>
              <w:spacing w:after="0" w:line="240" w:lineRule="auto"/>
            </w:pPr>
            <w:r>
              <w:rPr>
                <w:color w:val="191C20"/>
                <w:sz w:val="16"/>
              </w:rPr>
              <w:t>Driver HMI</w:t>
            </w:r>
            <w:del w:id="23" w:author="Author" w:date="2026-08-07T20:29:00Z" w16du:dateUtc="2026-08-07T17:29:00Z">
              <w:r>
                <w:rPr>
                  <w:color w:val="191C20"/>
                  <w:sz w:val="16"/>
                </w:rPr>
                <w:delText>,</w:delText>
              </w:r>
            </w:del>
            <w:ins w:id="24" w:author="Author" w:date="2026-08-07T20:29:00Z" w16du:dateUtc="2026-08-07T17:29:00Z">
              <w:r>
                <w:rPr>
                  <w:color w:val="191C20"/>
                  <w:sz w:val="16"/>
                </w:rPr>
                <w:t xml:space="preserve"> and</w:t>
              </w:r>
            </w:ins>
            <w:r>
              <w:rPr>
                <w:color w:val="191C20"/>
                <w:sz w:val="16"/>
              </w:rPr>
              <w:t xml:space="preserve"> local alert presenter</w:t>
            </w:r>
            <w:del w:id="25" w:author="Author" w:date="2026-08-07T20:29:00Z" w16du:dateUtc="2026-08-07T17:29:00Z">
              <w:r>
                <w:rPr>
                  <w:color w:val="191C20"/>
                  <w:sz w:val="16"/>
                </w:rPr>
                <w:delText xml:space="preserve"> and secondary evaluator</w:delText>
              </w:r>
            </w:del>
          </w:p>
        </w:tc>
        <w:tc>
          <w:tcPr>
            <w:tcW w:w="5832" w:type="dxa"/>
            <w:shd w:val="clear" w:color="auto" w:fill="F4F6F8"/>
            <w:vAlign w:val="center"/>
          </w:tcPr>
          <w:p w14:paraId="194DDFEF" w14:textId="77777777" w:rsidR="005F7ECE" w:rsidRDefault="00000000">
            <w:pPr>
              <w:spacing w:after="0" w:line="240" w:lineRule="auto"/>
            </w:pPr>
            <w:r>
              <w:rPr>
                <w:color w:val="191C20"/>
                <w:sz w:val="16"/>
              </w:rPr>
              <w:t xml:space="preserve">Maintains the BLE HMI connection, renders </w:t>
            </w:r>
            <w:del w:id="26" w:author="Author" w:date="2026-08-07T20:29:00Z" w16du:dateUtc="2026-08-07T17:29:00Z">
              <w:r>
                <w:rPr>
                  <w:color w:val="191C20"/>
                  <w:sz w:val="16"/>
                </w:rPr>
                <w:delText>local alerts, performs</w:delText>
              </w:r>
            </w:del>
            <w:ins w:id="27" w:author="Author" w:date="2026-08-07T20:29:00Z" w16du:dateUtc="2026-08-07T17:29:00Z">
              <w:r>
                <w:rPr>
                  <w:color w:val="191C20"/>
                  <w:sz w:val="16"/>
                </w:rPr>
                <w:t>gateway-generated safety events, receives routine</w:t>
              </w:r>
            </w:ins>
            <w:r>
              <w:rPr>
                <w:color w:val="191C20"/>
                <w:sz w:val="16"/>
              </w:rPr>
              <w:t xml:space="preserve"> telemetry</w:t>
            </w:r>
            <w:del w:id="28" w:author="Author" w:date="2026-08-07T20:29:00Z" w16du:dateUtc="2026-08-07T17:29:00Z">
              <w:r>
                <w:rPr>
                  <w:color w:val="191C20"/>
                  <w:sz w:val="16"/>
                </w:rPr>
                <w:delText xml:space="preserve"> cross-checks</w:delText>
              </w:r>
            </w:del>
            <w:ins w:id="29" w:author="Author" w:date="2026-08-07T20:29:00Z" w16du:dateUtc="2026-08-07T17:29:00Z">
              <w:r>
                <w:rPr>
                  <w:color w:val="191C20"/>
                  <w:sz w:val="16"/>
                </w:rPr>
                <w:t>, controls visible UI refresh independently from data receipt</w:t>
              </w:r>
            </w:ins>
            <w:r>
              <w:rPr>
                <w:color w:val="191C20"/>
                <w:sz w:val="16"/>
              </w:rPr>
              <w:t>, detects gateway connection loss locally, displays active/degraded/unavailable status, and suppresses duplicate cloud notifications.</w:t>
            </w:r>
            <w:ins w:id="30" w:author="Author" w:date="2026-08-07T20:29:00Z" w16du:dateUtc="2026-08-07T17:29:00Z">
              <w:r>
                <w:rPr>
                  <w:color w:val="191C20"/>
                  <w:sz w:val="16"/>
                </w:rPr>
                <w:t xml:space="preserve"> An optional telemetry cross-check may be used for diagnostics or fallback but is not the primary safety decision.</w:t>
              </w:r>
            </w:ins>
          </w:p>
        </w:tc>
      </w:tr>
      <w:tr w:rsidR="005F7ECE" w14:paraId="1A043B76" w14:textId="77777777">
        <w:trPr>
          <w:cantSplit/>
          <w:jc w:val="center"/>
        </w:trPr>
        <w:tc>
          <w:tcPr>
            <w:tcW w:w="1944" w:type="dxa"/>
            <w:shd w:val="clear" w:color="auto" w:fill="FFFFFF"/>
            <w:vAlign w:val="center"/>
          </w:tcPr>
          <w:p w14:paraId="70B7B15C" w14:textId="77777777" w:rsidR="005F7ECE" w:rsidRDefault="00000000">
            <w:pPr>
              <w:spacing w:after="0" w:line="240" w:lineRule="auto"/>
            </w:pPr>
            <w:r>
              <w:rPr>
                <w:color w:val="191C20"/>
                <w:sz w:val="16"/>
              </w:rPr>
              <w:t>Cloud Alert Services</w:t>
            </w:r>
          </w:p>
        </w:tc>
        <w:tc>
          <w:tcPr>
            <w:tcW w:w="2448" w:type="dxa"/>
            <w:shd w:val="clear" w:color="auto" w:fill="FFFFFF"/>
            <w:vAlign w:val="center"/>
          </w:tcPr>
          <w:p w14:paraId="521C0C49" w14:textId="77777777" w:rsidR="005F7ECE" w:rsidRDefault="00000000">
            <w:pPr>
              <w:spacing w:after="0" w:line="240" w:lineRule="auto"/>
            </w:pPr>
            <w:r>
              <w:rPr>
                <w:color w:val="191C20"/>
                <w:sz w:val="16"/>
              </w:rPr>
              <w:t>Remote distribution and history</w:t>
            </w:r>
          </w:p>
        </w:tc>
        <w:tc>
          <w:tcPr>
            <w:tcW w:w="5832" w:type="dxa"/>
            <w:shd w:val="clear" w:color="auto" w:fill="FFFFFF"/>
            <w:vAlign w:val="center"/>
          </w:tcPr>
          <w:p w14:paraId="19101BB9" w14:textId="77777777" w:rsidR="005F7ECE" w:rsidRDefault="00000000">
            <w:pPr>
              <w:spacing w:after="0" w:line="240" w:lineRule="auto"/>
            </w:pPr>
            <w:r>
              <w:rPr>
                <w:color w:val="191C20"/>
                <w:sz w:val="16"/>
              </w:rPr>
              <w:t>Stores VIN-based event history and delivers notifications to remote owners, OEMs, dealers, service centers and integrations using the same event identity.</w:t>
            </w:r>
          </w:p>
        </w:tc>
      </w:tr>
    </w:tbl>
    <w:p w14:paraId="2F69DAA3" w14:textId="77777777" w:rsidR="005F7ECE" w:rsidRDefault="005F7ECE">
      <w:pPr>
        <w:spacing w:after="0"/>
      </w:pPr>
    </w:p>
    <w:p w14:paraId="0AF55E9C" w14:textId="77777777" w:rsidR="005F7ECE" w:rsidRDefault="00000000">
      <w:pPr>
        <w:pStyle w:val="Heading1"/>
      </w:pPr>
      <w:r>
        <w:t>4. System Architecture and Data Flow</w:t>
      </w:r>
    </w:p>
    <w:p w14:paraId="023B2D6A" w14:textId="77777777" w:rsidR="005F7ECE" w:rsidRDefault="00000000">
      <w:r>
        <w:t>Figure 1 shows the current cloud-delivered alert path and the recommended dual-path local safety architecture.</w:t>
      </w:r>
    </w:p>
    <w:p w14:paraId="52DD2454" w14:textId="77777777" w:rsidR="00F71391" w:rsidRDefault="00000000">
      <w:pPr>
        <w:jc w:val="center"/>
        <w:rPr>
          <w:del w:id="31" w:author="Author" w:date="2026-08-07T20:29:00Z" w16du:dateUtc="2026-08-07T17:29:00Z"/>
        </w:rPr>
      </w:pPr>
      <w:del w:id="32" w:author="Author" w:date="2026-08-07T20:29:00Z" w16du:dateUtc="2026-08-07T17:29:00Z">
        <w:r>
          <w:rPr>
            <w:noProof/>
          </w:rPr>
          <w:drawing>
            <wp:inline distT="0" distB="0" distL="0" distR="0" wp14:anchorId="619E6701" wp14:editId="14E28D73">
              <wp:extent cx="6473952" cy="3884371"/>
              <wp:effectExtent l="0" t="0" r="0" b="0"/>
              <wp:docPr id="264146796" name="Picture 26414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Sense_alert_architecture_diagram.png"/>
                      <pic:cNvPicPr/>
                    </pic:nvPicPr>
                    <pic:blipFill>
                      <a:blip r:embed="rId8"/>
                      <a:stretch>
                        <a:fillRect/>
                      </a:stretch>
                    </pic:blipFill>
                    <pic:spPr>
                      <a:xfrm>
                        <a:off x="0" y="0"/>
                        <a:ext cx="6473952" cy="3884371"/>
                      </a:xfrm>
                      <a:prstGeom prst="rect">
                        <a:avLst/>
                      </a:prstGeom>
                    </pic:spPr>
                  </pic:pic>
                </a:graphicData>
              </a:graphic>
            </wp:inline>
          </w:drawing>
        </w:r>
      </w:del>
    </w:p>
    <w:p w14:paraId="3349EB77" w14:textId="77777777" w:rsidR="005F7ECE" w:rsidRDefault="00000000">
      <w:pPr>
        <w:jc w:val="center"/>
        <w:rPr>
          <w:ins w:id="33" w:author="Author" w:date="2026-08-07T20:29:00Z" w16du:dateUtc="2026-08-07T17:29:00Z"/>
        </w:rPr>
      </w:pPr>
      <w:ins w:id="34" w:author="Author" w:date="2026-08-07T20:29:00Z" w16du:dateUtc="2026-08-07T17:29:00Z">
        <w:r>
          <w:rPr>
            <w:noProof/>
          </w:rPr>
          <w:drawing>
            <wp:inline distT="0" distB="0" distL="0" distR="0">
              <wp:extent cx="6473952" cy="3884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Sense_alert_architecture_diagram_RevD.png"/>
                      <pic:cNvPicPr/>
                    </pic:nvPicPr>
                    <pic:blipFill>
                      <a:blip r:embed="rId9"/>
                      <a:stretch>
                        <a:fillRect/>
                      </a:stretch>
                    </pic:blipFill>
                    <pic:spPr>
                      <a:xfrm>
                        <a:off x="0" y="0"/>
                        <a:ext cx="6473952" cy="3884371"/>
                      </a:xfrm>
                      <a:prstGeom prst="rect">
                        <a:avLst/>
                      </a:prstGeom>
                    </pic:spPr>
                  </pic:pic>
                </a:graphicData>
              </a:graphic>
            </wp:inline>
          </w:drawing>
        </w:r>
      </w:ins>
    </w:p>
    <w:p w14:paraId="35DAF14D" w14:textId="77777777" w:rsidR="005F7ECE" w:rsidRDefault="00000000">
      <w:pPr>
        <w:pStyle w:val="SmallNote"/>
        <w:jc w:val="center"/>
      </w:pPr>
      <w:r>
        <w:t xml:space="preserve">Figure 1. Gateway-primary threshold evaluation, immediate BLE </w:t>
      </w:r>
      <w:del w:id="35" w:author="Author" w:date="2026-08-07T20:29:00Z" w16du:dateUtc="2026-08-07T17:29:00Z">
        <w:r>
          <w:delText>local alert</w:delText>
        </w:r>
      </w:del>
      <w:ins w:id="36" w:author="Author" w:date="2026-08-07T20:29:00Z" w16du:dateUtc="2026-08-07T17:29:00Z">
        <w:r>
          <w:t>safety-event</w:t>
        </w:r>
      </w:ins>
      <w:r>
        <w:t xml:space="preserve"> delivery</w:t>
      </w:r>
      <w:ins w:id="37" w:author="Author" w:date="2026-08-07T20:29:00Z" w16du:dateUtc="2026-08-07T17:29:00Z">
        <w:r>
          <w:t>, configurable routine telemetry</w:t>
        </w:r>
      </w:ins>
      <w:r>
        <w:t xml:space="preserve"> and continued cloud reporting.</w:t>
      </w:r>
    </w:p>
    <w:p w14:paraId="2B67E2E0" w14:textId="77777777" w:rsidR="005F7ECE" w:rsidRDefault="00000000">
      <w:r>
        <w:br w:type="page"/>
      </w:r>
    </w:p>
    <w:p w14:paraId="4B77854A" w14:textId="77777777" w:rsidR="005F7ECE" w:rsidRDefault="00000000">
      <w:pPr>
        <w:pStyle w:val="Heading1"/>
      </w:pPr>
      <w:r>
        <w:t>5. Mobile HMI Operating States</w:t>
      </w:r>
    </w:p>
    <w:p w14:paraId="43414086" w14:textId="77777777" w:rsidR="005F7ECE" w:rsidRDefault="00000000">
      <w:r>
        <w:t>The app must use explicit states so the absence of an alert is never misinterpreted as confirmation that all tires are normal.</w:t>
      </w:r>
    </w:p>
    <w:p w14:paraId="395529F3" w14:textId="77777777" w:rsidR="005F7ECE" w:rsidRDefault="00000000">
      <w:pPr>
        <w:jc w:val="center"/>
      </w:pPr>
      <w:r>
        <w:rPr>
          <w:noProof/>
        </w:rPr>
        <w:drawing>
          <wp:inline distT="0" distB="0" distL="0" distR="0">
            <wp:extent cx="6473952" cy="2589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Sense_HMI_connection_state_diagram.png"/>
                    <pic:cNvPicPr/>
                  </pic:nvPicPr>
                  <pic:blipFill>
                    <a:blip r:embed="rId10"/>
                    <a:stretch>
                      <a:fillRect/>
                    </a:stretch>
                  </pic:blipFill>
                  <pic:spPr>
                    <a:xfrm>
                      <a:off x="0" y="0"/>
                      <a:ext cx="6473952" cy="2589581"/>
                    </a:xfrm>
                    <a:prstGeom prst="rect">
                      <a:avLst/>
                    </a:prstGeom>
                  </pic:spPr>
                </pic:pic>
              </a:graphicData>
            </a:graphic>
          </wp:inline>
        </w:drawing>
      </w:r>
    </w:p>
    <w:p w14:paraId="13371DE1" w14:textId="77777777" w:rsidR="005F7ECE" w:rsidRDefault="00000000">
      <w:pPr>
        <w:pStyle w:val="SmallNote"/>
        <w:jc w:val="center"/>
      </w:pPr>
      <w:r>
        <w:t>Figure 2. Mobile HMI connection states and local connection-loss behavior.</w:t>
      </w:r>
    </w:p>
    <w:tbl>
      <w:tblPr>
        <w:tblStyle w:val="TableGrid"/>
        <w:tblW w:w="0" w:type="auto"/>
        <w:jc w:val="center"/>
        <w:tblLayout w:type="fixed"/>
        <w:tblLook w:val="04A0" w:firstRow="1" w:lastRow="0" w:firstColumn="1" w:lastColumn="0" w:noHBand="0" w:noVBand="1"/>
      </w:tblPr>
      <w:tblGrid>
        <w:gridCol w:w="1944"/>
        <w:gridCol w:w="2952"/>
        <w:gridCol w:w="5328"/>
      </w:tblGrid>
      <w:tr w:rsidR="005F7ECE" w14:paraId="2269C0D8" w14:textId="77777777">
        <w:trPr>
          <w:tblHeader/>
          <w:jc w:val="center"/>
        </w:trPr>
        <w:tc>
          <w:tcPr>
            <w:tcW w:w="1944" w:type="dxa"/>
            <w:shd w:val="clear" w:color="auto" w:fill="0F2B55"/>
            <w:vAlign w:val="center"/>
          </w:tcPr>
          <w:p w14:paraId="448208F8" w14:textId="77777777" w:rsidR="005F7ECE" w:rsidRDefault="00000000">
            <w:pPr>
              <w:spacing w:after="0" w:line="240" w:lineRule="auto"/>
              <w:jc w:val="center"/>
            </w:pPr>
            <w:r>
              <w:rPr>
                <w:b/>
                <w:color w:val="FFFFFF"/>
                <w:sz w:val="16"/>
              </w:rPr>
              <w:t>HMI State</w:t>
            </w:r>
          </w:p>
        </w:tc>
        <w:tc>
          <w:tcPr>
            <w:tcW w:w="2952" w:type="dxa"/>
            <w:shd w:val="clear" w:color="auto" w:fill="0F2B55"/>
            <w:vAlign w:val="center"/>
          </w:tcPr>
          <w:p w14:paraId="4B9EEFD4" w14:textId="77777777" w:rsidR="005F7ECE" w:rsidRDefault="00000000">
            <w:pPr>
              <w:spacing w:after="0" w:line="240" w:lineRule="auto"/>
              <w:jc w:val="center"/>
            </w:pPr>
            <w:r>
              <w:rPr>
                <w:b/>
                <w:color w:val="FFFFFF"/>
                <w:sz w:val="16"/>
              </w:rPr>
              <w:t>Definition</w:t>
            </w:r>
          </w:p>
        </w:tc>
        <w:tc>
          <w:tcPr>
            <w:tcW w:w="5328" w:type="dxa"/>
            <w:shd w:val="clear" w:color="auto" w:fill="0F2B55"/>
            <w:vAlign w:val="center"/>
          </w:tcPr>
          <w:p w14:paraId="2B637AC6" w14:textId="77777777" w:rsidR="005F7ECE" w:rsidRDefault="00000000">
            <w:pPr>
              <w:spacing w:after="0" w:line="240" w:lineRule="auto"/>
              <w:jc w:val="center"/>
            </w:pPr>
            <w:r>
              <w:rPr>
                <w:b/>
                <w:color w:val="FFFFFF"/>
                <w:sz w:val="16"/>
              </w:rPr>
              <w:t>Required Behavior</w:t>
            </w:r>
          </w:p>
        </w:tc>
      </w:tr>
      <w:tr w:rsidR="005F7ECE" w14:paraId="356C4A9E" w14:textId="77777777">
        <w:trPr>
          <w:cantSplit/>
          <w:jc w:val="center"/>
        </w:trPr>
        <w:tc>
          <w:tcPr>
            <w:tcW w:w="1944" w:type="dxa"/>
            <w:shd w:val="clear" w:color="auto" w:fill="F4F6F8"/>
            <w:vAlign w:val="center"/>
          </w:tcPr>
          <w:p w14:paraId="4E17D9D0" w14:textId="77777777" w:rsidR="005F7ECE" w:rsidRDefault="00000000">
            <w:pPr>
              <w:spacing w:after="0" w:line="240" w:lineRule="auto"/>
            </w:pPr>
            <w:r>
              <w:rPr>
                <w:color w:val="191C20"/>
                <w:sz w:val="16"/>
              </w:rPr>
              <w:t>Monitoring Not Active</w:t>
            </w:r>
          </w:p>
        </w:tc>
        <w:tc>
          <w:tcPr>
            <w:tcW w:w="2952" w:type="dxa"/>
            <w:shd w:val="clear" w:color="auto" w:fill="F4F6F8"/>
            <w:vAlign w:val="center"/>
          </w:tcPr>
          <w:p w14:paraId="040BD503" w14:textId="77777777" w:rsidR="005F7ECE" w:rsidRDefault="00000000">
            <w:pPr>
              <w:spacing w:after="0" w:line="240" w:lineRule="auto"/>
            </w:pPr>
            <w:r>
              <w:rPr>
                <w:color w:val="191C20"/>
                <w:sz w:val="16"/>
              </w:rPr>
              <w:t>No validated gateway BLE connection is available.</w:t>
            </w:r>
          </w:p>
        </w:tc>
        <w:tc>
          <w:tcPr>
            <w:tcW w:w="5328" w:type="dxa"/>
            <w:shd w:val="clear" w:color="auto" w:fill="F4F6F8"/>
            <w:vAlign w:val="center"/>
          </w:tcPr>
          <w:p w14:paraId="54F77C66" w14:textId="77777777" w:rsidR="005F7ECE" w:rsidRDefault="00000000">
            <w:pPr>
              <w:spacing w:after="0" w:line="240" w:lineRule="auto"/>
            </w:pPr>
            <w:r>
              <w:rPr>
                <w:color w:val="191C20"/>
                <w:sz w:val="16"/>
              </w:rPr>
              <w:t>Do not show a normal or protected state. Display that SmartSense local monitoring is not active and attempt connection when appropriate.</w:t>
            </w:r>
          </w:p>
        </w:tc>
      </w:tr>
      <w:tr w:rsidR="005F7ECE" w14:paraId="201C0156" w14:textId="77777777">
        <w:trPr>
          <w:cantSplit/>
          <w:jc w:val="center"/>
        </w:trPr>
        <w:tc>
          <w:tcPr>
            <w:tcW w:w="1944" w:type="dxa"/>
            <w:shd w:val="clear" w:color="auto" w:fill="FFFFFF"/>
            <w:vAlign w:val="center"/>
          </w:tcPr>
          <w:p w14:paraId="16776904" w14:textId="77777777" w:rsidR="005F7ECE" w:rsidRDefault="00000000">
            <w:pPr>
              <w:spacing w:after="0" w:line="240" w:lineRule="auto"/>
            </w:pPr>
            <w:r>
              <w:rPr>
                <w:color w:val="191C20"/>
                <w:sz w:val="16"/>
              </w:rPr>
              <w:t>Monitoring Active</w:t>
            </w:r>
          </w:p>
        </w:tc>
        <w:tc>
          <w:tcPr>
            <w:tcW w:w="2952" w:type="dxa"/>
            <w:shd w:val="clear" w:color="auto" w:fill="FFFFFF"/>
            <w:vAlign w:val="center"/>
          </w:tcPr>
          <w:p w14:paraId="7E047B37" w14:textId="77777777" w:rsidR="005F7ECE" w:rsidRDefault="00000000">
            <w:pPr>
              <w:spacing w:after="0" w:line="240" w:lineRule="auto"/>
            </w:pPr>
            <w:r>
              <w:rPr>
                <w:color w:val="191C20"/>
                <w:sz w:val="16"/>
              </w:rPr>
              <w:t>Gateway connected, active profile validated, and tire data current.</w:t>
            </w:r>
          </w:p>
        </w:tc>
        <w:tc>
          <w:tcPr>
            <w:tcW w:w="5328" w:type="dxa"/>
            <w:shd w:val="clear" w:color="auto" w:fill="FFFFFF"/>
            <w:vAlign w:val="center"/>
          </w:tcPr>
          <w:p w14:paraId="0CF7F91A" w14:textId="77777777" w:rsidR="005F7ECE" w:rsidRDefault="00000000">
            <w:pPr>
              <w:spacing w:after="0" w:line="240" w:lineRule="auto"/>
            </w:pPr>
            <w:r>
              <w:rPr>
                <w:color w:val="191C20"/>
                <w:sz w:val="16"/>
              </w:rPr>
              <w:t>Display monitoring-active status, tire position, pressure and condition. Enable local safety alerts.</w:t>
            </w:r>
          </w:p>
        </w:tc>
      </w:tr>
      <w:tr w:rsidR="005F7ECE" w14:paraId="1ACB2A40" w14:textId="77777777">
        <w:trPr>
          <w:cantSplit/>
          <w:jc w:val="center"/>
        </w:trPr>
        <w:tc>
          <w:tcPr>
            <w:tcW w:w="1944" w:type="dxa"/>
            <w:shd w:val="clear" w:color="auto" w:fill="F4F6F8"/>
            <w:vAlign w:val="center"/>
          </w:tcPr>
          <w:p w14:paraId="6D6BFE21" w14:textId="77777777" w:rsidR="005F7ECE" w:rsidRDefault="00000000">
            <w:pPr>
              <w:spacing w:after="0" w:line="240" w:lineRule="auto"/>
            </w:pPr>
            <w:r>
              <w:rPr>
                <w:color w:val="191C20"/>
                <w:sz w:val="16"/>
              </w:rPr>
              <w:t>Connection Lost</w:t>
            </w:r>
          </w:p>
        </w:tc>
        <w:tc>
          <w:tcPr>
            <w:tcW w:w="2952" w:type="dxa"/>
            <w:shd w:val="clear" w:color="auto" w:fill="F4F6F8"/>
            <w:vAlign w:val="center"/>
          </w:tcPr>
          <w:p w14:paraId="6301398A" w14:textId="77777777" w:rsidR="005F7ECE" w:rsidRDefault="00000000">
            <w:pPr>
              <w:spacing w:after="0" w:line="240" w:lineRule="auto"/>
            </w:pPr>
            <w:r>
              <w:rPr>
                <w:color w:val="191C20"/>
                <w:sz w:val="16"/>
              </w:rPr>
              <w:t>An established BLE connection has been confirmed lost.</w:t>
            </w:r>
          </w:p>
        </w:tc>
        <w:tc>
          <w:tcPr>
            <w:tcW w:w="5328" w:type="dxa"/>
            <w:shd w:val="clear" w:color="auto" w:fill="F4F6F8"/>
            <w:vAlign w:val="center"/>
          </w:tcPr>
          <w:p w14:paraId="41093F38" w14:textId="77777777" w:rsidR="005F7ECE" w:rsidRDefault="00000000">
            <w:pPr>
              <w:spacing w:after="0" w:line="240" w:lineRule="auto"/>
            </w:pPr>
            <w:r>
              <w:rPr>
                <w:color w:val="191C20"/>
                <w:sz w:val="16"/>
              </w:rPr>
              <w:t>Generate the warning locally within one second. Make the visual warning persistent and non-dismissible until reconnection.</w:t>
            </w:r>
          </w:p>
        </w:tc>
      </w:tr>
      <w:tr w:rsidR="005F7ECE" w14:paraId="01EFDA76" w14:textId="77777777">
        <w:trPr>
          <w:cantSplit/>
          <w:jc w:val="center"/>
        </w:trPr>
        <w:tc>
          <w:tcPr>
            <w:tcW w:w="1944" w:type="dxa"/>
            <w:shd w:val="clear" w:color="auto" w:fill="FFFFFF"/>
            <w:vAlign w:val="center"/>
          </w:tcPr>
          <w:p w14:paraId="7F20AA18" w14:textId="77777777" w:rsidR="005F7ECE" w:rsidRDefault="00000000">
            <w:pPr>
              <w:spacing w:after="0" w:line="240" w:lineRule="auto"/>
            </w:pPr>
            <w:r>
              <w:rPr>
                <w:color w:val="191C20"/>
                <w:sz w:val="16"/>
              </w:rPr>
              <w:t>Reconnecting</w:t>
            </w:r>
          </w:p>
        </w:tc>
        <w:tc>
          <w:tcPr>
            <w:tcW w:w="2952" w:type="dxa"/>
            <w:shd w:val="clear" w:color="auto" w:fill="FFFFFF"/>
            <w:vAlign w:val="center"/>
          </w:tcPr>
          <w:p w14:paraId="232A5A8C" w14:textId="77777777" w:rsidR="005F7ECE" w:rsidRDefault="00000000">
            <w:pPr>
              <w:spacing w:after="0" w:line="240" w:lineRule="auto"/>
            </w:pPr>
            <w:r>
              <w:rPr>
                <w:color w:val="191C20"/>
                <w:sz w:val="16"/>
              </w:rPr>
              <w:t>Automatic BLE reconnection is in progress.</w:t>
            </w:r>
          </w:p>
        </w:tc>
        <w:tc>
          <w:tcPr>
            <w:tcW w:w="5328" w:type="dxa"/>
            <w:shd w:val="clear" w:color="auto" w:fill="FFFFFF"/>
            <w:vAlign w:val="center"/>
          </w:tcPr>
          <w:p w14:paraId="2AE08234" w14:textId="77777777" w:rsidR="005F7ECE" w:rsidRDefault="00000000">
            <w:pPr>
              <w:spacing w:after="0" w:line="240" w:lineRule="auto"/>
            </w:pPr>
            <w:r>
              <w:rPr>
                <w:color w:val="191C20"/>
                <w:sz w:val="16"/>
              </w:rPr>
              <w:t>Continue showing local monitoring unavailable. Audible warning may be silenced; visual status remains.</w:t>
            </w:r>
          </w:p>
        </w:tc>
      </w:tr>
      <w:tr w:rsidR="005F7ECE" w14:paraId="7E48E6A0" w14:textId="77777777">
        <w:trPr>
          <w:cantSplit/>
          <w:jc w:val="center"/>
        </w:trPr>
        <w:tc>
          <w:tcPr>
            <w:tcW w:w="1944" w:type="dxa"/>
            <w:shd w:val="clear" w:color="auto" w:fill="F4F6F8"/>
            <w:vAlign w:val="center"/>
          </w:tcPr>
          <w:p w14:paraId="699CA4FA" w14:textId="77777777" w:rsidR="005F7ECE" w:rsidRDefault="00000000">
            <w:pPr>
              <w:spacing w:after="0" w:line="240" w:lineRule="auto"/>
            </w:pPr>
            <w:r>
              <w:rPr>
                <w:color w:val="191C20"/>
                <w:sz w:val="16"/>
              </w:rPr>
              <w:t>Cloud Offline</w:t>
            </w:r>
          </w:p>
        </w:tc>
        <w:tc>
          <w:tcPr>
            <w:tcW w:w="2952" w:type="dxa"/>
            <w:shd w:val="clear" w:color="auto" w:fill="F4F6F8"/>
            <w:vAlign w:val="center"/>
          </w:tcPr>
          <w:p w14:paraId="3971E8EF" w14:textId="77777777" w:rsidR="005F7ECE" w:rsidRDefault="00000000">
            <w:pPr>
              <w:spacing w:after="0" w:line="240" w:lineRule="auto"/>
            </w:pPr>
            <w:r>
              <w:rPr>
                <w:color w:val="191C20"/>
                <w:sz w:val="16"/>
              </w:rPr>
              <w:t>BLE monitoring remains active but internet/LTE/cloud path is unavailable.</w:t>
            </w:r>
          </w:p>
        </w:tc>
        <w:tc>
          <w:tcPr>
            <w:tcW w:w="5328" w:type="dxa"/>
            <w:shd w:val="clear" w:color="auto" w:fill="F4F6F8"/>
            <w:vAlign w:val="center"/>
          </w:tcPr>
          <w:p w14:paraId="6201E8B2" w14:textId="77777777" w:rsidR="005F7ECE" w:rsidRDefault="00000000">
            <w:pPr>
              <w:spacing w:after="0" w:line="240" w:lineRule="auto"/>
            </w:pPr>
            <w:r>
              <w:rPr>
                <w:color w:val="191C20"/>
                <w:sz w:val="16"/>
              </w:rPr>
              <w:t>Continue local monitoring. Display cloud-offline status separately from gateway connection state.</w:t>
            </w:r>
          </w:p>
        </w:tc>
      </w:tr>
    </w:tbl>
    <w:p w14:paraId="4DC492E4" w14:textId="77777777" w:rsidR="005F7ECE" w:rsidRDefault="005F7ECE">
      <w:pPr>
        <w:spacing w:after="0"/>
      </w:pPr>
    </w:p>
    <w:p w14:paraId="09441DF5" w14:textId="77777777" w:rsidR="005F7ECE" w:rsidRDefault="00000000">
      <w:pPr>
        <w:pStyle w:val="Heading1"/>
      </w:pPr>
      <w:r>
        <w:t>6. Required Data Flows</w:t>
      </w:r>
    </w:p>
    <w:p w14:paraId="153DED6A" w14:textId="77777777" w:rsidR="005F7ECE" w:rsidRDefault="00000000">
      <w:pPr>
        <w:pStyle w:val="Heading2"/>
      </w:pPr>
      <w:r>
        <w:t>6.1 Configuration Flow</w:t>
      </w:r>
    </w:p>
    <w:p w14:paraId="03C9B1D6" w14:textId="77777777" w:rsidR="005F7ECE" w:rsidRDefault="00000000">
      <w:pPr>
        <w:pStyle w:val="ListNumber"/>
        <w:spacing w:after="30" w:line="247" w:lineRule="auto"/>
      </w:pPr>
      <w:r>
        <w:t>Alert profiles are defined and approved in the SmartSense cloud platform.</w:t>
      </w:r>
    </w:p>
    <w:p w14:paraId="6BB8064D" w14:textId="77777777" w:rsidR="005F7ECE" w:rsidRDefault="00000000">
      <w:pPr>
        <w:pStyle w:val="ListNumber"/>
        <w:spacing w:after="30" w:line="247" w:lineRule="auto"/>
      </w:pPr>
      <w:r>
        <w:t>Each profile receives a unique version and effective timestamp.</w:t>
      </w:r>
    </w:p>
    <w:p w14:paraId="0DD6B495" w14:textId="77777777" w:rsidR="005F7ECE" w:rsidRDefault="00000000">
      <w:pPr>
        <w:pStyle w:val="ListNumber"/>
        <w:spacing w:after="30" w:line="247" w:lineRule="auto"/>
      </w:pPr>
      <w:r>
        <w:t>The active profile is synchronized to both the gateway and mobile application.</w:t>
      </w:r>
    </w:p>
    <w:p w14:paraId="00DA6E4E" w14:textId="77777777" w:rsidR="005F7ECE" w:rsidRDefault="00000000">
      <w:pPr>
        <w:pStyle w:val="ListNumber"/>
        <w:spacing w:after="30" w:line="247" w:lineRule="auto"/>
      </w:pPr>
      <w:r>
        <w:t>The gateway and app expose their active profile version for diagnostics.</w:t>
      </w:r>
    </w:p>
    <w:p w14:paraId="56C66653" w14:textId="77777777" w:rsidR="005F7ECE" w:rsidRDefault="00000000">
      <w:pPr>
        <w:pStyle w:val="ListNumber"/>
        <w:spacing w:after="30" w:line="247" w:lineRule="auto"/>
      </w:pPr>
      <w:r>
        <w:t>If internet service is unavailable, both continue using the most recently validated profile.</w:t>
      </w:r>
    </w:p>
    <w:p w14:paraId="14505CA4" w14:textId="77777777" w:rsidR="005F7ECE" w:rsidRDefault="00000000">
      <w:pPr>
        <w:pStyle w:val="ListNumber"/>
        <w:spacing w:after="30" w:line="247" w:lineRule="auto"/>
      </w:pPr>
      <w:r>
        <w:t>An invalid, missing or mismatched profile creates a degraded or malfunction state; the app must not claim full monitoring capability.</w:t>
      </w:r>
    </w:p>
    <w:p w14:paraId="69FEC064" w14:textId="77777777" w:rsidR="005F7ECE" w:rsidRDefault="00000000">
      <w:pPr>
        <w:pStyle w:val="Heading2"/>
      </w:pPr>
      <w:r>
        <w:t>6.2 Normal Driving Telemetry</w:t>
      </w:r>
    </w:p>
    <w:p w14:paraId="6D279ABC" w14:textId="77777777" w:rsidR="005F7ECE" w:rsidRDefault="00000000">
      <w:pPr>
        <w:pStyle w:val="ListNumber"/>
        <w:spacing w:after="30" w:line="247" w:lineRule="auto"/>
      </w:pPr>
      <w:r>
        <w:t>The TPMS sensor transmits pressure, temperature, battery and status information to the gateway according to the sensor operating mode.</w:t>
      </w:r>
    </w:p>
    <w:p w14:paraId="23681968" w14:textId="77777777" w:rsidR="005F7ECE" w:rsidRDefault="00000000">
      <w:pPr>
        <w:pStyle w:val="ListNumber"/>
        <w:spacing w:after="30" w:line="247" w:lineRule="auto"/>
      </w:pPr>
      <w:r>
        <w:t>The gateway logs and evaluates every valid reading against the active profile.</w:t>
      </w:r>
    </w:p>
    <w:p w14:paraId="6BA36F0A" w14:textId="77777777" w:rsidR="005F7ECE" w:rsidRDefault="00000000">
      <w:pPr>
        <w:pStyle w:val="ListNumber"/>
        <w:spacing w:after="30" w:line="247" w:lineRule="auto"/>
      </w:pPr>
      <w:r>
        <w:t xml:space="preserve">While the HMI connection is active, the gateway </w:t>
      </w:r>
      <w:del w:id="38" w:author="Author" w:date="2026-08-07T20:29:00Z" w16du:dateUtc="2026-08-07T17:29:00Z">
        <w:r>
          <w:delText>sends</w:delText>
        </w:r>
      </w:del>
      <w:ins w:id="39" w:author="Author" w:date="2026-08-07T20:29:00Z" w16du:dateUtc="2026-08-07T17:29:00Z">
        <w:r>
          <w:t>may send</w:t>
        </w:r>
      </w:ins>
      <w:r>
        <w:t xml:space="preserve"> compact </w:t>
      </w:r>
      <w:ins w:id="40" w:author="Author" w:date="2026-08-07T20:29:00Z" w16du:dateUtc="2026-08-07T17:29:00Z">
        <w:r>
          <w:t xml:space="preserve">routine </w:t>
        </w:r>
      </w:ins>
      <w:r>
        <w:t xml:space="preserve">BLE GATT telemetry notifications at a </w:t>
      </w:r>
      <w:del w:id="41" w:author="Author" w:date="2026-08-07T20:29:00Z" w16du:dateUtc="2026-08-07T17:29:00Z">
        <w:r>
          <w:delText>target interval of approximately</w:delText>
        </w:r>
      </w:del>
      <w:ins w:id="42" w:author="Author" w:date="2026-08-07T20:29:00Z" w16du:dateUtc="2026-08-07T17:29:00Z">
        <w:r>
          <w:t>configurable rate. Approximately</w:t>
        </w:r>
      </w:ins>
      <w:r>
        <w:t xml:space="preserve"> one </w:t>
      </w:r>
      <w:ins w:id="43" w:author="Author" w:date="2026-08-07T20:29:00Z" w16du:dateUtc="2026-08-07T17:29:00Z">
        <w:r>
          <w:t xml:space="preserve">update per </w:t>
        </w:r>
      </w:ins>
      <w:r>
        <w:t>second</w:t>
      </w:r>
      <w:ins w:id="44" w:author="Author" w:date="2026-08-07T20:29:00Z" w16du:dateUtc="2026-08-07T17:29:00Z">
        <w:r>
          <w:t xml:space="preserve"> may be used when a live driving display is desired, but this is not the primary safety-alert path</w:t>
        </w:r>
      </w:ins>
      <w:r>
        <w:t>.</w:t>
      </w:r>
    </w:p>
    <w:p w14:paraId="50201F7F" w14:textId="77777777" w:rsidR="00F71391" w:rsidRDefault="00000000">
      <w:pPr>
        <w:pStyle w:val="ListNumber"/>
        <w:spacing w:after="30" w:line="247" w:lineRule="auto"/>
        <w:rPr>
          <w:del w:id="45" w:author="Author" w:date="2026-08-07T20:29:00Z" w16du:dateUtc="2026-08-07T17:29:00Z"/>
        </w:rPr>
      </w:pPr>
      <w:del w:id="46" w:author="Author" w:date="2026-08-07T20:29:00Z" w16du:dateUtc="2026-08-07T17:29:00Z">
        <w:r>
          <w:delText>The app updates the display and performs an independent threshold cross-check using the same profile version.</w:delText>
        </w:r>
      </w:del>
    </w:p>
    <w:p w14:paraId="77E7BEAD" w14:textId="77777777" w:rsidR="005F7ECE" w:rsidRDefault="00000000">
      <w:pPr>
        <w:pStyle w:val="ListNumber"/>
        <w:spacing w:after="30" w:line="247" w:lineRule="auto"/>
        <w:rPr>
          <w:ins w:id="47" w:author="Author" w:date="2026-08-07T20:29:00Z" w16du:dateUtc="2026-08-07T17:29:00Z"/>
        </w:rPr>
      </w:pPr>
      <w:ins w:id="48" w:author="Author" w:date="2026-08-07T20:29:00Z" w16du:dateUtc="2026-08-07T17:29:00Z">
        <w:r>
          <w:t>The app receives and processes the routine packets. The visible dashboard refresh rate is controlled separately and may be slower or state-dependent; the app is not required to redraw the complete interface for every packet.</w:t>
        </w:r>
      </w:ins>
    </w:p>
    <w:p w14:paraId="108AF05B" w14:textId="77777777" w:rsidR="005F7ECE" w:rsidRDefault="00000000">
      <w:pPr>
        <w:pStyle w:val="ListNumber"/>
        <w:spacing w:after="30" w:line="247" w:lineRule="auto"/>
        <w:rPr>
          <w:ins w:id="49" w:author="Author" w:date="2026-08-07T20:29:00Z" w16du:dateUtc="2026-08-07T17:29:00Z"/>
        </w:rPr>
      </w:pPr>
      <w:ins w:id="50" w:author="Author" w:date="2026-08-07T20:29:00Z" w16du:dateUtc="2026-08-07T17:29:00Z">
        <w:r>
          <w:t>Critical safety events are delivered through the immediate BLE safety-event stream and do not wait for routine telemetry or the screen-refresh interval.</w:t>
        </w:r>
      </w:ins>
    </w:p>
    <w:p w14:paraId="3D339020" w14:textId="77777777" w:rsidR="005F7ECE" w:rsidRDefault="00000000">
      <w:pPr>
        <w:pStyle w:val="ListNumber"/>
        <w:spacing w:after="30" w:line="247" w:lineRule="auto"/>
      </w:pPr>
      <w:r>
        <w:t>Normal cloud reporting continues independently. Scheduled cloud reporting sends only data that changed since the previous report.</w:t>
      </w:r>
    </w:p>
    <w:p w14:paraId="7E2CF6E2" w14:textId="77777777" w:rsidR="005F7ECE" w:rsidRDefault="00000000">
      <w:pPr>
        <w:pStyle w:val="Heading2"/>
      </w:pPr>
      <w:r>
        <w:t>6.3 Immediate Local Safety Alert</w:t>
      </w:r>
    </w:p>
    <w:p w14:paraId="1E084573" w14:textId="77777777" w:rsidR="005F7ECE" w:rsidRDefault="00000000">
      <w:pPr>
        <w:pStyle w:val="ListNumber"/>
        <w:spacing w:after="30" w:line="247" w:lineRule="auto"/>
      </w:pPr>
      <w:r>
        <w:t>The gateway detects a threshold violation or gateway-generated condition.</w:t>
      </w:r>
    </w:p>
    <w:p w14:paraId="3E5CFE4E" w14:textId="77777777" w:rsidR="005F7ECE" w:rsidRDefault="00000000">
      <w:pPr>
        <w:pStyle w:val="ListNumber"/>
        <w:spacing w:after="30" w:line="247" w:lineRule="auto"/>
      </w:pPr>
      <w:r>
        <w:t>The gateway creates or assigns one Event ID and immediately sends a compact BLE safety-event notification.</w:t>
      </w:r>
    </w:p>
    <w:p w14:paraId="1094D2A7" w14:textId="77777777" w:rsidR="005F7ECE" w:rsidRDefault="00000000">
      <w:pPr>
        <w:pStyle w:val="ListNumber"/>
        <w:spacing w:after="30" w:line="247" w:lineRule="auto"/>
      </w:pPr>
      <w:r>
        <w:t>The app converts the condition code into the configured title, severity, message, recommended action, sound, vibration and visual presentation.</w:t>
      </w:r>
    </w:p>
    <w:p w14:paraId="3861FBC1" w14:textId="77777777" w:rsidR="005F7ECE" w:rsidRDefault="00000000">
      <w:pPr>
        <w:pStyle w:val="ListNumber"/>
        <w:spacing w:after="30" w:line="247" w:lineRule="auto"/>
      </w:pPr>
      <w:r>
        <w:t>The app records the alert locally and displays it without waiting for the cloud.</w:t>
      </w:r>
    </w:p>
    <w:p w14:paraId="2203DF9A" w14:textId="77777777" w:rsidR="005F7ECE" w:rsidRDefault="00000000">
      <w:pPr>
        <w:pStyle w:val="ListNumber"/>
        <w:spacing w:after="30" w:line="247" w:lineRule="auto"/>
      </w:pPr>
      <w:r>
        <w:t>The gateway sends the same Event ID through LTE to the cloud for remote notification and history.</w:t>
      </w:r>
    </w:p>
    <w:p w14:paraId="09A5CB2D" w14:textId="77777777" w:rsidR="005F7ECE" w:rsidRDefault="00000000">
      <w:pPr>
        <w:pStyle w:val="ListNumber"/>
        <w:spacing w:after="30" w:line="247" w:lineRule="auto"/>
      </w:pPr>
      <w:r>
        <w:t>The app suppresses a later cloud push for the same Event ID so the driver does not receive a duplicate alert.</w:t>
      </w:r>
    </w:p>
    <w:p w14:paraId="3870219D" w14:textId="77777777" w:rsidR="005F7ECE" w:rsidRDefault="00000000">
      <w:pPr>
        <w:pStyle w:val="Heading2"/>
      </w:pPr>
      <w:r>
        <w:t>6.4 Phone-Generated Connection-Loss Alert</w:t>
      </w:r>
    </w:p>
    <w:p w14:paraId="40C65A94" w14:textId="77777777" w:rsidR="005F7ECE" w:rsidRDefault="00000000">
      <w:pPr>
        <w:pStyle w:val="ListNumber"/>
        <w:spacing w:after="30" w:line="247" w:lineRule="auto"/>
      </w:pPr>
      <w:r>
        <w:t>The phone continuously monitors the BLE connection state while it is serving as the SmartSense HMI.</w:t>
      </w:r>
    </w:p>
    <w:p w14:paraId="148DB1BD" w14:textId="77777777" w:rsidR="005F7ECE" w:rsidRDefault="00000000">
      <w:pPr>
        <w:pStyle w:val="ListNumber"/>
        <w:spacing w:after="30" w:line="247" w:lineRule="auto"/>
      </w:pPr>
      <w:r>
        <w:t>After the app confirms loss of the gateway connection, it generates a local connection-loss warning within one second.</w:t>
      </w:r>
    </w:p>
    <w:p w14:paraId="1AE86E90" w14:textId="77777777" w:rsidR="005F7ECE" w:rsidRDefault="00000000">
      <w:pPr>
        <w:pStyle w:val="ListNumber"/>
        <w:spacing w:after="30" w:line="247" w:lineRule="auto"/>
      </w:pPr>
      <w:r>
        <w:t>This warning is generated entirely by the phone and does not rely on gateway, LTE, cloud or push-notification delivery.</w:t>
      </w:r>
    </w:p>
    <w:p w14:paraId="61E6480D" w14:textId="77777777" w:rsidR="005F7ECE" w:rsidRDefault="00000000">
      <w:pPr>
        <w:pStyle w:val="ListNumber"/>
        <w:spacing w:after="30" w:line="247" w:lineRule="auto"/>
      </w:pPr>
      <w:r>
        <w:t>The visual warning remains displayed and cannot be dismissed while the gateway remains disconnected.</w:t>
      </w:r>
    </w:p>
    <w:p w14:paraId="5A670E56" w14:textId="77777777" w:rsidR="005F7ECE" w:rsidRDefault="00000000">
      <w:pPr>
        <w:pStyle w:val="ListNumber"/>
        <w:spacing w:after="30" w:line="247" w:lineRule="auto"/>
      </w:pPr>
      <w:r>
        <w:t>The user may acknowledge or silence the audible warning, but the disconnected visual state remains.</w:t>
      </w:r>
    </w:p>
    <w:p w14:paraId="3E9DDD7F" w14:textId="77777777" w:rsidR="005F7ECE" w:rsidRDefault="00000000">
      <w:pPr>
        <w:pStyle w:val="ListNumber"/>
        <w:spacing w:after="30" w:line="247" w:lineRule="auto"/>
      </w:pPr>
      <w:r>
        <w:t>The app automatically attempts reconnection and clears the connection-loss state only after BLE communication, profile validity and current data have been restored.</w:t>
      </w:r>
    </w:p>
    <w:p w14:paraId="49472C53" w14:textId="77777777" w:rsidR="005F7ECE" w:rsidRDefault="00000000">
      <w:pPr>
        <w:pStyle w:val="ListNumber"/>
        <w:spacing w:after="30" w:line="247" w:lineRule="auto"/>
      </w:pPr>
      <w:r>
        <w:t>Disconnection and reconnection times are recorded in the local diagnostic log.</w:t>
      </w:r>
    </w:p>
    <w:p w14:paraId="4A7C482A" w14:textId="77777777" w:rsidR="005F7ECE" w:rsidRDefault="00000000">
      <w:pPr>
        <w:pStyle w:val="Heading1"/>
      </w:pPr>
      <w:r>
        <w:t>7. Gateway Firmware Requirements</w:t>
      </w:r>
    </w:p>
    <w:tbl>
      <w:tblPr>
        <w:tblStyle w:val="TableGrid"/>
        <w:tblW w:w="0" w:type="auto"/>
        <w:jc w:val="center"/>
        <w:tblLayout w:type="fixed"/>
        <w:tblLook w:val="04A0" w:firstRow="1" w:lastRow="0" w:firstColumn="1" w:lastColumn="0" w:noHBand="0" w:noVBand="1"/>
      </w:tblPr>
      <w:tblGrid>
        <w:gridCol w:w="2376"/>
        <w:gridCol w:w="7848"/>
      </w:tblGrid>
      <w:tr w:rsidR="005F7ECE" w14:paraId="59481F71" w14:textId="77777777">
        <w:trPr>
          <w:tblHeader/>
          <w:jc w:val="center"/>
        </w:trPr>
        <w:tc>
          <w:tcPr>
            <w:tcW w:w="2376" w:type="dxa"/>
            <w:shd w:val="clear" w:color="auto" w:fill="0F2B55"/>
            <w:vAlign w:val="center"/>
          </w:tcPr>
          <w:p w14:paraId="1CE94F33" w14:textId="77777777" w:rsidR="005F7ECE" w:rsidRDefault="00000000">
            <w:pPr>
              <w:spacing w:after="0" w:line="240" w:lineRule="auto"/>
              <w:jc w:val="center"/>
            </w:pPr>
            <w:r>
              <w:rPr>
                <w:b/>
                <w:color w:val="FFFFFF"/>
                <w:sz w:val="16"/>
              </w:rPr>
              <w:t>Requirement</w:t>
            </w:r>
          </w:p>
        </w:tc>
        <w:tc>
          <w:tcPr>
            <w:tcW w:w="7848" w:type="dxa"/>
            <w:shd w:val="clear" w:color="auto" w:fill="0F2B55"/>
            <w:vAlign w:val="center"/>
          </w:tcPr>
          <w:p w14:paraId="3D900622" w14:textId="77777777" w:rsidR="005F7ECE" w:rsidRDefault="00000000">
            <w:pPr>
              <w:spacing w:after="0" w:line="240" w:lineRule="auto"/>
              <w:jc w:val="center"/>
            </w:pPr>
            <w:r>
              <w:rPr>
                <w:b/>
                <w:color w:val="FFFFFF"/>
                <w:sz w:val="16"/>
              </w:rPr>
              <w:t>Specification</w:t>
            </w:r>
          </w:p>
        </w:tc>
      </w:tr>
      <w:tr w:rsidR="005F7ECE" w14:paraId="21240288" w14:textId="77777777">
        <w:trPr>
          <w:cantSplit/>
          <w:jc w:val="center"/>
        </w:trPr>
        <w:tc>
          <w:tcPr>
            <w:tcW w:w="2376" w:type="dxa"/>
            <w:shd w:val="clear" w:color="auto" w:fill="F4F6F8"/>
            <w:vAlign w:val="center"/>
          </w:tcPr>
          <w:p w14:paraId="3EEB0AC4" w14:textId="77777777" w:rsidR="005F7ECE" w:rsidRDefault="00000000">
            <w:pPr>
              <w:spacing w:after="0" w:line="240" w:lineRule="auto"/>
            </w:pPr>
            <w:r>
              <w:rPr>
                <w:color w:val="191C20"/>
                <w:sz w:val="16"/>
              </w:rPr>
              <w:t>Threshold evaluation</w:t>
            </w:r>
          </w:p>
        </w:tc>
        <w:tc>
          <w:tcPr>
            <w:tcW w:w="7848" w:type="dxa"/>
            <w:shd w:val="clear" w:color="auto" w:fill="F4F6F8"/>
            <w:vAlign w:val="center"/>
          </w:tcPr>
          <w:p w14:paraId="5A08DD70" w14:textId="77777777" w:rsidR="005F7ECE" w:rsidRDefault="00000000">
            <w:pPr>
              <w:spacing w:after="0" w:line="240" w:lineRule="auto"/>
            </w:pPr>
            <w:r>
              <w:rPr>
                <w:color w:val="191C20"/>
                <w:sz w:val="16"/>
              </w:rPr>
              <w:t>Evaluate every valid TPMS reading using the active cloud-synchronized profile. Gateway evaluation remains the primary safety decision.</w:t>
            </w:r>
          </w:p>
        </w:tc>
      </w:tr>
      <w:tr w:rsidR="005F7ECE" w14:paraId="74AB7B7C" w14:textId="77777777">
        <w:trPr>
          <w:cantSplit/>
          <w:jc w:val="center"/>
        </w:trPr>
        <w:tc>
          <w:tcPr>
            <w:tcW w:w="2376" w:type="dxa"/>
            <w:shd w:val="clear" w:color="auto" w:fill="FFFFFF"/>
            <w:vAlign w:val="center"/>
          </w:tcPr>
          <w:p w14:paraId="7D81E402" w14:textId="77777777" w:rsidR="005F7ECE" w:rsidRDefault="00000000">
            <w:pPr>
              <w:spacing w:after="0" w:line="240" w:lineRule="auto"/>
            </w:pPr>
            <w:r>
              <w:rPr>
                <w:color w:val="191C20"/>
                <w:sz w:val="16"/>
              </w:rPr>
              <w:t>BLE method</w:t>
            </w:r>
          </w:p>
        </w:tc>
        <w:tc>
          <w:tcPr>
            <w:tcW w:w="7848" w:type="dxa"/>
            <w:shd w:val="clear" w:color="auto" w:fill="FFFFFF"/>
            <w:vAlign w:val="center"/>
          </w:tcPr>
          <w:p w14:paraId="7B15214D" w14:textId="77777777" w:rsidR="005F7ECE" w:rsidRDefault="00000000">
            <w:pPr>
              <w:spacing w:after="0" w:line="240" w:lineRule="auto"/>
            </w:pPr>
            <w:r>
              <w:rPr>
                <w:color w:val="191C20"/>
                <w:sz w:val="16"/>
              </w:rPr>
              <w:t>Use connected BLE GATT notifications or indications. The phone must not need one-second read/poll operations.</w:t>
            </w:r>
          </w:p>
        </w:tc>
      </w:tr>
      <w:tr w:rsidR="005F7ECE" w14:paraId="110171B0" w14:textId="77777777">
        <w:trPr>
          <w:cantSplit/>
          <w:jc w:val="center"/>
        </w:trPr>
        <w:tc>
          <w:tcPr>
            <w:tcW w:w="2376" w:type="dxa"/>
            <w:shd w:val="clear" w:color="auto" w:fill="F4F6F8"/>
            <w:vAlign w:val="center"/>
          </w:tcPr>
          <w:p w14:paraId="71AD2F44" w14:textId="77777777" w:rsidR="005F7ECE" w:rsidRDefault="00000000">
            <w:pPr>
              <w:spacing w:after="0" w:line="240" w:lineRule="auto"/>
            </w:pPr>
            <w:r>
              <w:rPr>
                <w:color w:val="191C20"/>
                <w:sz w:val="16"/>
              </w:rPr>
              <w:t>Telemetry stream</w:t>
            </w:r>
          </w:p>
        </w:tc>
        <w:tc>
          <w:tcPr>
            <w:tcW w:w="7848" w:type="dxa"/>
            <w:shd w:val="clear" w:color="auto" w:fill="F4F6F8"/>
            <w:vAlign w:val="center"/>
          </w:tcPr>
          <w:p w14:paraId="1BFB4136" w14:textId="77777777" w:rsidR="005F7ECE" w:rsidRDefault="00000000">
            <w:pPr>
              <w:spacing w:after="0" w:line="240" w:lineRule="auto"/>
            </w:pPr>
            <w:del w:id="51" w:author="Author" w:date="2026-08-07T20:29:00Z" w16du:dateUtc="2026-08-07T17:29:00Z">
              <w:r>
                <w:rPr>
                  <w:color w:val="191C20"/>
                  <w:sz w:val="16"/>
                </w:rPr>
                <w:delText>Target approximately 1 Hz while the HMI connection is active, plus immediate transmission when meaningful safety data changes.</w:delText>
              </w:r>
            </w:del>
            <w:ins w:id="52" w:author="Author" w:date="2026-08-07T20:29:00Z" w16du:dateUtc="2026-08-07T17:29:00Z">
              <w:r>
                <w:rPr>
                  <w:color w:val="191C20"/>
                  <w:sz w:val="16"/>
                </w:rPr>
                <w:t>Use a configurable routine telemetry rate based on vehicle state and user-interface needs. Approximately 1 Hz may be used for an active live dashboard, but routine telemetry is not the safety-alert trigger and must not delay immediate events.</w:t>
              </w:r>
            </w:ins>
          </w:p>
        </w:tc>
      </w:tr>
      <w:tr w:rsidR="005F7ECE" w14:paraId="56771E19" w14:textId="77777777">
        <w:trPr>
          <w:cantSplit/>
          <w:jc w:val="center"/>
        </w:trPr>
        <w:tc>
          <w:tcPr>
            <w:tcW w:w="2376" w:type="dxa"/>
            <w:shd w:val="clear" w:color="auto" w:fill="FFFFFF"/>
            <w:vAlign w:val="center"/>
          </w:tcPr>
          <w:p w14:paraId="7F7321D5" w14:textId="77777777" w:rsidR="005F7ECE" w:rsidRDefault="00000000">
            <w:pPr>
              <w:spacing w:after="0" w:line="240" w:lineRule="auto"/>
            </w:pPr>
            <w:r>
              <w:rPr>
                <w:color w:val="191C20"/>
                <w:sz w:val="16"/>
              </w:rPr>
              <w:t>Safety-event stream</w:t>
            </w:r>
          </w:p>
        </w:tc>
        <w:tc>
          <w:tcPr>
            <w:tcW w:w="7848" w:type="dxa"/>
            <w:shd w:val="clear" w:color="auto" w:fill="FFFFFF"/>
            <w:vAlign w:val="center"/>
          </w:tcPr>
          <w:p w14:paraId="7EE5F1B8" w14:textId="77777777" w:rsidR="005F7ECE" w:rsidRDefault="00000000">
            <w:pPr>
              <w:spacing w:after="0" w:line="240" w:lineRule="auto"/>
            </w:pPr>
            <w:r>
              <w:rPr>
                <w:color w:val="191C20"/>
                <w:sz w:val="16"/>
              </w:rPr>
              <w:t>Send immediately when an event opens, materially changes or clears. Do not wait for routine telemetry or the cloud interval.</w:t>
            </w:r>
          </w:p>
        </w:tc>
      </w:tr>
      <w:tr w:rsidR="005F7ECE" w14:paraId="29F48074" w14:textId="77777777">
        <w:trPr>
          <w:cantSplit/>
          <w:jc w:val="center"/>
        </w:trPr>
        <w:tc>
          <w:tcPr>
            <w:tcW w:w="2376" w:type="dxa"/>
            <w:shd w:val="clear" w:color="auto" w:fill="F4F6F8"/>
            <w:vAlign w:val="center"/>
          </w:tcPr>
          <w:p w14:paraId="32CA8178" w14:textId="77777777" w:rsidR="005F7ECE" w:rsidRDefault="00000000">
            <w:pPr>
              <w:spacing w:after="0" w:line="240" w:lineRule="auto"/>
            </w:pPr>
            <w:r>
              <w:rPr>
                <w:color w:val="191C20"/>
                <w:sz w:val="16"/>
              </w:rPr>
              <w:t>Event identity</w:t>
            </w:r>
          </w:p>
        </w:tc>
        <w:tc>
          <w:tcPr>
            <w:tcW w:w="7848" w:type="dxa"/>
            <w:shd w:val="clear" w:color="auto" w:fill="F4F6F8"/>
            <w:vAlign w:val="center"/>
          </w:tcPr>
          <w:p w14:paraId="1DD5B103" w14:textId="77777777" w:rsidR="005F7ECE" w:rsidRDefault="00000000">
            <w:pPr>
              <w:spacing w:after="0" w:line="240" w:lineRule="auto"/>
            </w:pPr>
            <w:r>
              <w:rPr>
                <w:color w:val="191C20"/>
                <w:sz w:val="16"/>
              </w:rPr>
              <w:t>Use one Event ID or deterministic event key for both the BLE event and LTE/cloud event.</w:t>
            </w:r>
          </w:p>
        </w:tc>
      </w:tr>
      <w:tr w:rsidR="005F7ECE" w14:paraId="6605A84E" w14:textId="77777777">
        <w:trPr>
          <w:cantSplit/>
          <w:jc w:val="center"/>
        </w:trPr>
        <w:tc>
          <w:tcPr>
            <w:tcW w:w="2376" w:type="dxa"/>
            <w:shd w:val="clear" w:color="auto" w:fill="FFFFFF"/>
            <w:vAlign w:val="center"/>
          </w:tcPr>
          <w:p w14:paraId="23F0BD1B" w14:textId="77777777" w:rsidR="005F7ECE" w:rsidRDefault="00000000">
            <w:pPr>
              <w:spacing w:after="0" w:line="240" w:lineRule="auto"/>
            </w:pPr>
            <w:r>
              <w:rPr>
                <w:color w:val="191C20"/>
                <w:sz w:val="16"/>
              </w:rPr>
              <w:t>Offline operation</w:t>
            </w:r>
          </w:p>
        </w:tc>
        <w:tc>
          <w:tcPr>
            <w:tcW w:w="7848" w:type="dxa"/>
            <w:shd w:val="clear" w:color="auto" w:fill="FFFFFF"/>
            <w:vAlign w:val="center"/>
          </w:tcPr>
          <w:p w14:paraId="65937BEA" w14:textId="77777777" w:rsidR="005F7ECE" w:rsidRDefault="00000000">
            <w:pPr>
              <w:spacing w:after="0" w:line="240" w:lineRule="auto"/>
            </w:pPr>
            <w:r>
              <w:rPr>
                <w:color w:val="191C20"/>
                <w:sz w:val="16"/>
              </w:rPr>
              <w:t>Continue sensor monitoring, threshold evaluation and BLE event delivery without cellular service. Buffer LTE events until service returns.</w:t>
            </w:r>
          </w:p>
        </w:tc>
      </w:tr>
      <w:tr w:rsidR="005F7ECE" w14:paraId="2ADE3BFA" w14:textId="77777777">
        <w:trPr>
          <w:cantSplit/>
          <w:jc w:val="center"/>
        </w:trPr>
        <w:tc>
          <w:tcPr>
            <w:tcW w:w="2376" w:type="dxa"/>
            <w:shd w:val="clear" w:color="auto" w:fill="F4F6F8"/>
            <w:vAlign w:val="center"/>
          </w:tcPr>
          <w:p w14:paraId="0216B28C" w14:textId="77777777" w:rsidR="005F7ECE" w:rsidRDefault="00000000">
            <w:pPr>
              <w:spacing w:after="0" w:line="240" w:lineRule="auto"/>
            </w:pPr>
            <w:r>
              <w:rPr>
                <w:color w:val="191C20"/>
                <w:sz w:val="16"/>
              </w:rPr>
              <w:t>Diagnostics</w:t>
            </w:r>
          </w:p>
        </w:tc>
        <w:tc>
          <w:tcPr>
            <w:tcW w:w="7848" w:type="dxa"/>
            <w:shd w:val="clear" w:color="auto" w:fill="F4F6F8"/>
            <w:vAlign w:val="center"/>
          </w:tcPr>
          <w:p w14:paraId="3BCC6227" w14:textId="77777777" w:rsidR="005F7ECE" w:rsidRDefault="00000000">
            <w:pPr>
              <w:spacing w:after="0" w:line="240" w:lineRule="auto"/>
            </w:pPr>
            <w:r>
              <w:rPr>
                <w:color w:val="191C20"/>
                <w:sz w:val="16"/>
              </w:rPr>
              <w:t>Include sequence information, active profile version and data-integrity fields sufficient to detect stale, missing, repeated or corrupted data.</w:t>
            </w:r>
          </w:p>
        </w:tc>
      </w:tr>
      <w:tr w:rsidR="005F7ECE" w14:paraId="123238AF" w14:textId="77777777">
        <w:trPr>
          <w:cantSplit/>
          <w:jc w:val="center"/>
        </w:trPr>
        <w:tc>
          <w:tcPr>
            <w:tcW w:w="2376" w:type="dxa"/>
            <w:shd w:val="clear" w:color="auto" w:fill="FFFFFF"/>
            <w:vAlign w:val="center"/>
          </w:tcPr>
          <w:p w14:paraId="2AAFAD14" w14:textId="77777777" w:rsidR="005F7ECE" w:rsidRDefault="00000000">
            <w:pPr>
              <w:spacing w:after="0" w:line="240" w:lineRule="auto"/>
            </w:pPr>
            <w:r>
              <w:rPr>
                <w:color w:val="191C20"/>
                <w:sz w:val="16"/>
              </w:rPr>
              <w:t>Malfunction generation</w:t>
            </w:r>
          </w:p>
        </w:tc>
        <w:tc>
          <w:tcPr>
            <w:tcW w:w="7848" w:type="dxa"/>
            <w:shd w:val="clear" w:color="auto" w:fill="FFFFFF"/>
            <w:vAlign w:val="center"/>
          </w:tcPr>
          <w:p w14:paraId="308FA824" w14:textId="77777777" w:rsidR="005F7ECE" w:rsidRDefault="00000000">
            <w:pPr>
              <w:spacing w:after="0" w:line="240" w:lineRule="auto"/>
            </w:pPr>
            <w:r>
              <w:rPr>
                <w:color w:val="191C20"/>
                <w:sz w:val="16"/>
              </w:rPr>
              <w:t>Generate missing-sensor, sensor-offline, configuration and gateway-processing malfunction conditions under the canonical rules.</w:t>
            </w:r>
          </w:p>
        </w:tc>
      </w:tr>
      <w:tr w:rsidR="005F7ECE" w14:paraId="7D9DAFA9" w14:textId="77777777">
        <w:trPr>
          <w:cantSplit/>
          <w:jc w:val="center"/>
        </w:trPr>
        <w:tc>
          <w:tcPr>
            <w:tcW w:w="2376" w:type="dxa"/>
            <w:shd w:val="clear" w:color="auto" w:fill="F4F6F8"/>
            <w:vAlign w:val="center"/>
          </w:tcPr>
          <w:p w14:paraId="2BB54F9E" w14:textId="77777777" w:rsidR="005F7ECE" w:rsidRDefault="00000000">
            <w:pPr>
              <w:spacing w:after="0" w:line="240" w:lineRule="auto"/>
            </w:pPr>
            <w:r>
              <w:rPr>
                <w:color w:val="191C20"/>
                <w:sz w:val="16"/>
              </w:rPr>
              <w:t>Capacity</w:t>
            </w:r>
          </w:p>
        </w:tc>
        <w:tc>
          <w:tcPr>
            <w:tcW w:w="7848" w:type="dxa"/>
            <w:shd w:val="clear" w:color="auto" w:fill="F4F6F8"/>
            <w:vAlign w:val="center"/>
          </w:tcPr>
          <w:p w14:paraId="65BC2328" w14:textId="77777777" w:rsidR="005F7ECE" w:rsidRDefault="00000000">
            <w:pPr>
              <w:spacing w:after="0" w:line="240" w:lineRule="auto"/>
            </w:pPr>
            <w:r>
              <w:rPr>
                <w:color w:val="191C20"/>
                <w:sz w:val="16"/>
              </w:rPr>
              <w:t>Support at least 12 simultaneously installed trailer tires and unique tire-position assignment.</w:t>
            </w:r>
          </w:p>
        </w:tc>
      </w:tr>
      <w:tr w:rsidR="005F7ECE" w14:paraId="0F0E27B9" w14:textId="77777777">
        <w:trPr>
          <w:cantSplit/>
          <w:jc w:val="center"/>
        </w:trPr>
        <w:tc>
          <w:tcPr>
            <w:tcW w:w="2376" w:type="dxa"/>
            <w:shd w:val="clear" w:color="auto" w:fill="FFFFFF"/>
            <w:vAlign w:val="center"/>
          </w:tcPr>
          <w:p w14:paraId="2568E972" w14:textId="77777777" w:rsidR="005F7ECE" w:rsidRDefault="00000000">
            <w:pPr>
              <w:spacing w:after="0" w:line="240" w:lineRule="auto"/>
            </w:pPr>
            <w:r>
              <w:rPr>
                <w:color w:val="191C20"/>
                <w:sz w:val="16"/>
              </w:rPr>
              <w:t>Independent monitoring</w:t>
            </w:r>
          </w:p>
        </w:tc>
        <w:tc>
          <w:tcPr>
            <w:tcW w:w="7848" w:type="dxa"/>
            <w:shd w:val="clear" w:color="auto" w:fill="FFFFFF"/>
            <w:vAlign w:val="center"/>
          </w:tcPr>
          <w:p w14:paraId="44D0886A" w14:textId="77777777" w:rsidR="005F7ECE" w:rsidRDefault="00000000">
            <w:pPr>
              <w:spacing w:after="0" w:line="240" w:lineRule="auto"/>
            </w:pPr>
            <w:r>
              <w:rPr>
                <w:color w:val="191C20"/>
                <w:sz w:val="16"/>
              </w:rPr>
              <w:t>Continue gateway monitoring and cloud reporting whether or not a phone is connected.</w:t>
            </w:r>
          </w:p>
        </w:tc>
      </w:tr>
    </w:tbl>
    <w:p w14:paraId="2D169630" w14:textId="77777777" w:rsidR="005F7ECE" w:rsidRDefault="005F7ECE">
      <w:pPr>
        <w:spacing w:after="0"/>
      </w:pPr>
    </w:p>
    <w:p w14:paraId="568C68D5" w14:textId="77777777" w:rsidR="005F7ECE" w:rsidRDefault="00000000">
      <w:pPr>
        <w:pStyle w:val="Heading2"/>
      </w:pPr>
      <w:r>
        <w:t>7.1 Recommended BLE Logical Streams</w:t>
      </w:r>
    </w:p>
    <w:tbl>
      <w:tblPr>
        <w:tblStyle w:val="TableGrid"/>
        <w:tblW w:w="0" w:type="auto"/>
        <w:jc w:val="center"/>
        <w:tblLayout w:type="fixed"/>
        <w:tblLook w:val="04A0" w:firstRow="1" w:lastRow="0" w:firstColumn="1" w:lastColumn="0" w:noHBand="0" w:noVBand="1"/>
      </w:tblPr>
      <w:tblGrid>
        <w:gridCol w:w="2088"/>
        <w:gridCol w:w="1944"/>
        <w:gridCol w:w="2376"/>
        <w:gridCol w:w="3816"/>
      </w:tblGrid>
      <w:tr w:rsidR="005F7ECE" w14:paraId="12920540" w14:textId="77777777">
        <w:trPr>
          <w:tblHeader/>
          <w:jc w:val="center"/>
        </w:trPr>
        <w:tc>
          <w:tcPr>
            <w:tcW w:w="2088" w:type="dxa"/>
            <w:shd w:val="clear" w:color="auto" w:fill="0F2B55"/>
            <w:vAlign w:val="center"/>
          </w:tcPr>
          <w:p w14:paraId="639E9276" w14:textId="77777777" w:rsidR="005F7ECE" w:rsidRDefault="00000000">
            <w:pPr>
              <w:spacing w:after="0" w:line="240" w:lineRule="auto"/>
              <w:jc w:val="center"/>
            </w:pPr>
            <w:r>
              <w:rPr>
                <w:b/>
                <w:color w:val="FFFFFF"/>
                <w:sz w:val="15"/>
              </w:rPr>
              <w:t>Logical Stream</w:t>
            </w:r>
          </w:p>
        </w:tc>
        <w:tc>
          <w:tcPr>
            <w:tcW w:w="1944" w:type="dxa"/>
            <w:shd w:val="clear" w:color="auto" w:fill="0F2B55"/>
            <w:vAlign w:val="center"/>
          </w:tcPr>
          <w:p w14:paraId="5565A5F6" w14:textId="77777777" w:rsidR="005F7ECE" w:rsidRDefault="00000000">
            <w:pPr>
              <w:spacing w:after="0" w:line="240" w:lineRule="auto"/>
              <w:jc w:val="center"/>
            </w:pPr>
            <w:r>
              <w:rPr>
                <w:b/>
                <w:color w:val="FFFFFF"/>
                <w:sz w:val="15"/>
              </w:rPr>
              <w:t>Purpose</w:t>
            </w:r>
          </w:p>
        </w:tc>
        <w:tc>
          <w:tcPr>
            <w:tcW w:w="2376" w:type="dxa"/>
            <w:shd w:val="clear" w:color="auto" w:fill="0F2B55"/>
            <w:vAlign w:val="center"/>
          </w:tcPr>
          <w:p w14:paraId="379CBA31" w14:textId="77777777" w:rsidR="005F7ECE" w:rsidRDefault="00000000">
            <w:pPr>
              <w:spacing w:after="0" w:line="240" w:lineRule="auto"/>
              <w:jc w:val="center"/>
            </w:pPr>
            <w:r>
              <w:rPr>
                <w:b/>
                <w:color w:val="FFFFFF"/>
                <w:sz w:val="15"/>
              </w:rPr>
              <w:t>Timing</w:t>
            </w:r>
          </w:p>
        </w:tc>
        <w:tc>
          <w:tcPr>
            <w:tcW w:w="3816" w:type="dxa"/>
            <w:shd w:val="clear" w:color="auto" w:fill="0F2B55"/>
            <w:vAlign w:val="center"/>
          </w:tcPr>
          <w:p w14:paraId="129FABE4" w14:textId="77777777" w:rsidR="005F7ECE" w:rsidRDefault="00000000">
            <w:pPr>
              <w:spacing w:after="0" w:line="240" w:lineRule="auto"/>
              <w:jc w:val="center"/>
            </w:pPr>
            <w:r>
              <w:rPr>
                <w:b/>
                <w:color w:val="FFFFFF"/>
                <w:sz w:val="15"/>
              </w:rPr>
              <w:t>Required Information</w:t>
            </w:r>
          </w:p>
        </w:tc>
      </w:tr>
      <w:tr w:rsidR="005F7ECE" w14:paraId="37E4724D" w14:textId="77777777">
        <w:trPr>
          <w:cantSplit/>
          <w:jc w:val="center"/>
        </w:trPr>
        <w:tc>
          <w:tcPr>
            <w:tcW w:w="2088" w:type="dxa"/>
            <w:shd w:val="clear" w:color="auto" w:fill="F4F6F8"/>
            <w:vAlign w:val="center"/>
          </w:tcPr>
          <w:p w14:paraId="06E01D4E" w14:textId="77777777" w:rsidR="005F7ECE" w:rsidRDefault="00000000">
            <w:pPr>
              <w:spacing w:after="0" w:line="240" w:lineRule="auto"/>
            </w:pPr>
            <w:r>
              <w:rPr>
                <w:color w:val="191C20"/>
                <w:sz w:val="15"/>
              </w:rPr>
              <w:t>TPMS Telemetry Characteristic</w:t>
            </w:r>
          </w:p>
        </w:tc>
        <w:tc>
          <w:tcPr>
            <w:tcW w:w="1944" w:type="dxa"/>
            <w:shd w:val="clear" w:color="auto" w:fill="F4F6F8"/>
            <w:vAlign w:val="center"/>
          </w:tcPr>
          <w:p w14:paraId="5ED0DD86" w14:textId="77777777" w:rsidR="005F7ECE" w:rsidRDefault="00000000">
            <w:pPr>
              <w:spacing w:after="0" w:line="240" w:lineRule="auto"/>
            </w:pPr>
            <w:r>
              <w:rPr>
                <w:color w:val="191C20"/>
                <w:sz w:val="15"/>
              </w:rPr>
              <w:t>Routine live tire data</w:t>
            </w:r>
          </w:p>
        </w:tc>
        <w:tc>
          <w:tcPr>
            <w:tcW w:w="2376" w:type="dxa"/>
            <w:shd w:val="clear" w:color="auto" w:fill="F4F6F8"/>
            <w:vAlign w:val="center"/>
          </w:tcPr>
          <w:p w14:paraId="0DCF539F" w14:textId="77777777" w:rsidR="005F7ECE" w:rsidRDefault="00000000">
            <w:pPr>
              <w:spacing w:after="0" w:line="240" w:lineRule="auto"/>
            </w:pPr>
            <w:del w:id="53" w:author="Author" w:date="2026-08-07T20:29:00Z" w16du:dateUtc="2026-08-07T17:29:00Z">
              <w:r>
                <w:rPr>
                  <w:color w:val="191C20"/>
                  <w:sz w:val="15"/>
                </w:rPr>
                <w:delText xml:space="preserve">Approximately 1 Hz </w:delText>
              </w:r>
            </w:del>
            <w:ins w:id="54" w:author="Author" w:date="2026-08-07T20:29:00Z" w16du:dateUtc="2026-08-07T17:29:00Z">
              <w:r>
                <w:rPr>
                  <w:color w:val="191C20"/>
                  <w:sz w:val="15"/>
                </w:rPr>
                <w:t xml:space="preserve">Configurable </w:t>
              </w:r>
            </w:ins>
            <w:r>
              <w:rPr>
                <w:color w:val="191C20"/>
                <w:sz w:val="15"/>
              </w:rPr>
              <w:t xml:space="preserve">while connected; </w:t>
            </w:r>
            <w:ins w:id="55" w:author="Author" w:date="2026-08-07T20:29:00Z" w16du:dateUtc="2026-08-07T17:29:00Z">
              <w:r>
                <w:rPr>
                  <w:color w:val="191C20"/>
                  <w:sz w:val="15"/>
                </w:rPr>
                <w:t xml:space="preserve">approximately 1 Hz </w:t>
              </w:r>
            </w:ins>
            <w:r>
              <w:rPr>
                <w:color w:val="191C20"/>
                <w:sz w:val="15"/>
              </w:rPr>
              <w:t xml:space="preserve">may </w:t>
            </w:r>
            <w:del w:id="56" w:author="Author" w:date="2026-08-07T20:29:00Z" w16du:dateUtc="2026-08-07T17:29:00Z">
              <w:r>
                <w:rPr>
                  <w:color w:val="191C20"/>
                  <w:sz w:val="15"/>
                </w:rPr>
                <w:delText>notify immediately on meaningful change</w:delText>
              </w:r>
            </w:del>
            <w:ins w:id="57" w:author="Author" w:date="2026-08-07T20:29:00Z" w16du:dateUtc="2026-08-07T17:29:00Z">
              <w:r>
                <w:rPr>
                  <w:color w:val="191C20"/>
                  <w:sz w:val="15"/>
                </w:rPr>
                <w:t>be used for a live dashboard. The app may refresh the visible UI at a different rate</w:t>
              </w:r>
            </w:ins>
            <w:r>
              <w:rPr>
                <w:color w:val="191C20"/>
                <w:sz w:val="15"/>
              </w:rPr>
              <w:t>.</w:t>
            </w:r>
          </w:p>
        </w:tc>
        <w:tc>
          <w:tcPr>
            <w:tcW w:w="3816" w:type="dxa"/>
            <w:shd w:val="clear" w:color="auto" w:fill="F4F6F8"/>
            <w:vAlign w:val="center"/>
          </w:tcPr>
          <w:p w14:paraId="65C7AA7D" w14:textId="77777777" w:rsidR="005F7ECE" w:rsidRDefault="00000000">
            <w:pPr>
              <w:spacing w:after="0" w:line="240" w:lineRule="auto"/>
            </w:pPr>
            <w:r>
              <w:rPr>
                <w:color w:val="191C20"/>
                <w:sz w:val="15"/>
              </w:rPr>
              <w:t>Sensor ID, tire position, pressure, temperature, battery/status, sequence, profile version or diagnostic reference, integrity check.</w:t>
            </w:r>
          </w:p>
        </w:tc>
      </w:tr>
      <w:tr w:rsidR="005F7ECE" w14:paraId="7188147A" w14:textId="77777777">
        <w:trPr>
          <w:cantSplit/>
          <w:jc w:val="center"/>
        </w:trPr>
        <w:tc>
          <w:tcPr>
            <w:tcW w:w="2088" w:type="dxa"/>
            <w:shd w:val="clear" w:color="auto" w:fill="FFFFFF"/>
            <w:vAlign w:val="center"/>
          </w:tcPr>
          <w:p w14:paraId="5201B53C" w14:textId="77777777" w:rsidR="005F7ECE" w:rsidRDefault="00000000">
            <w:pPr>
              <w:spacing w:after="0" w:line="240" w:lineRule="auto"/>
            </w:pPr>
            <w:r>
              <w:rPr>
                <w:color w:val="191C20"/>
                <w:sz w:val="15"/>
              </w:rPr>
              <w:t>TPMS Safety Event Characteristic</w:t>
            </w:r>
          </w:p>
        </w:tc>
        <w:tc>
          <w:tcPr>
            <w:tcW w:w="1944" w:type="dxa"/>
            <w:shd w:val="clear" w:color="auto" w:fill="FFFFFF"/>
            <w:vAlign w:val="center"/>
          </w:tcPr>
          <w:p w14:paraId="2692A0A8" w14:textId="77777777" w:rsidR="005F7ECE" w:rsidRDefault="00000000">
            <w:pPr>
              <w:spacing w:after="0" w:line="240" w:lineRule="auto"/>
            </w:pPr>
            <w:r>
              <w:rPr>
                <w:color w:val="191C20"/>
                <w:sz w:val="15"/>
              </w:rPr>
              <w:t>Immediate event delivery</w:t>
            </w:r>
          </w:p>
        </w:tc>
        <w:tc>
          <w:tcPr>
            <w:tcW w:w="2376" w:type="dxa"/>
            <w:shd w:val="clear" w:color="auto" w:fill="FFFFFF"/>
            <w:vAlign w:val="center"/>
          </w:tcPr>
          <w:p w14:paraId="622A090C" w14:textId="77777777" w:rsidR="005F7ECE" w:rsidRDefault="00000000">
            <w:pPr>
              <w:spacing w:after="0" w:line="240" w:lineRule="auto"/>
            </w:pPr>
            <w:r>
              <w:rPr>
                <w:color w:val="191C20"/>
                <w:sz w:val="15"/>
              </w:rPr>
              <w:t>Immediately on event open, material update or clear.</w:t>
            </w:r>
          </w:p>
        </w:tc>
        <w:tc>
          <w:tcPr>
            <w:tcW w:w="3816" w:type="dxa"/>
            <w:shd w:val="clear" w:color="auto" w:fill="FFFFFF"/>
            <w:vAlign w:val="center"/>
          </w:tcPr>
          <w:p w14:paraId="01A9FE29" w14:textId="77777777" w:rsidR="005F7ECE" w:rsidRDefault="00000000">
            <w:pPr>
              <w:spacing w:after="0" w:line="240" w:lineRule="auto"/>
            </w:pPr>
            <w:r>
              <w:rPr>
                <w:color w:val="191C20"/>
                <w:sz w:val="15"/>
              </w:rPr>
              <w:t>Event ID, tire position, condition code, event state, current value, timestamp/sequence, profile version, integrity check.</w:t>
            </w:r>
          </w:p>
        </w:tc>
      </w:tr>
    </w:tbl>
    <w:p w14:paraId="0C868542" w14:textId="77777777" w:rsidR="005F7ECE" w:rsidRDefault="005F7ECE">
      <w:pPr>
        <w:spacing w:after="0"/>
      </w:pPr>
    </w:p>
    <w:tbl>
      <w:tblPr>
        <w:tblW w:w="0" w:type="auto"/>
        <w:jc w:val="center"/>
        <w:tblLook w:val="04A0" w:firstRow="1" w:lastRow="0" w:firstColumn="1" w:lastColumn="0" w:noHBand="0" w:noVBand="1"/>
        <w:tblPrChange w:id="58" w:author="Author" w:date="2026-08-07T20:29:00Z" w16du:dateUtc="2026-08-07T17:29:00Z">
          <w:tblPr>
            <w:tblW w:w="0" w:type="auto"/>
            <w:jc w:val="center"/>
            <w:tblLook w:val="04A0" w:firstRow="1" w:lastRow="0" w:firstColumn="1" w:lastColumn="0" w:noHBand="0" w:noVBand="1"/>
          </w:tblPr>
        </w:tblPrChange>
      </w:tblPr>
      <w:tblGrid>
        <w:gridCol w:w="10284"/>
        <w:tblGridChange w:id="59">
          <w:tblGrid>
            <w:gridCol w:w="121"/>
            <w:gridCol w:w="10189"/>
            <w:gridCol w:w="95"/>
          </w:tblGrid>
        </w:tblGridChange>
      </w:tblGrid>
      <w:tr w:rsidR="005F7ECE" w14:paraId="303E5CC7" w14:textId="77777777">
        <w:trPr>
          <w:cantSplit/>
          <w:jc w:val="center"/>
          <w:trPrChange w:id="60" w:author="Author" w:date="2026-08-07T20:29:00Z" w16du:dateUtc="2026-08-07T17:29:00Z">
            <w:trPr>
              <w:gridAfter w:val="0"/>
              <w:jc w:val="center"/>
            </w:trPr>
          </w:trPrChange>
        </w:trPr>
        <w:tc>
          <w:tcPr>
            <w:tcW w:w="10310" w:type="dxa"/>
            <w:tcBorders>
              <w:top w:val="single" w:sz="10" w:space="0" w:color="D27814"/>
              <w:left w:val="single" w:sz="10" w:space="0" w:color="D27814"/>
              <w:bottom w:val="single" w:sz="10" w:space="0" w:color="D27814"/>
              <w:right w:val="single" w:sz="10" w:space="0" w:color="D27814"/>
            </w:tcBorders>
            <w:shd w:val="clear" w:color="auto" w:fill="FFF4E5"/>
            <w:vAlign w:val="center"/>
            <w:tcPrChange w:id="61" w:author="Author" w:date="2026-08-07T20:29:00Z" w16du:dateUtc="2026-08-07T17:29:00Z">
              <w:tcPr>
                <w:tcW w:w="10310" w:type="dxa"/>
                <w:gridSpan w:val="2"/>
                <w:tcBorders>
                  <w:top w:val="single" w:sz="10" w:space="0" w:color="D27814"/>
                  <w:left w:val="single" w:sz="10" w:space="0" w:color="D27814"/>
                  <w:bottom w:val="single" w:sz="10" w:space="0" w:color="D27814"/>
                  <w:right w:val="single" w:sz="10" w:space="0" w:color="D27814"/>
                </w:tcBorders>
                <w:shd w:val="clear" w:color="auto" w:fill="FFF4E5"/>
                <w:vAlign w:val="center"/>
              </w:tcPr>
            </w:tcPrChange>
          </w:tcPr>
          <w:p w14:paraId="1FB2FA70" w14:textId="77777777" w:rsidR="005F7ECE" w:rsidRDefault="00000000">
            <w:pPr>
              <w:spacing w:after="0" w:line="240" w:lineRule="auto"/>
            </w:pPr>
            <w:r>
              <w:rPr>
                <w:b/>
                <w:color w:val="BE6E14"/>
              </w:rPr>
              <w:t>Exact UUIDs, packet sizes and byte offsets remain proposed until the hardware and mobile teams jointly confirm gateway capabilities and device compatibility.</w:t>
            </w:r>
          </w:p>
        </w:tc>
      </w:tr>
    </w:tbl>
    <w:p w14:paraId="6379F9B6" w14:textId="77777777" w:rsidR="005F7ECE" w:rsidRDefault="005F7ECE">
      <w:pPr>
        <w:spacing w:after="0"/>
      </w:pPr>
    </w:p>
    <w:p w14:paraId="596D9687" w14:textId="77777777" w:rsidR="005F7ECE" w:rsidRDefault="00000000">
      <w:pPr>
        <w:pStyle w:val="Heading1"/>
      </w:pPr>
      <w:r>
        <w:t>8. Mobile Application Requirements</w:t>
      </w:r>
    </w:p>
    <w:tbl>
      <w:tblPr>
        <w:tblStyle w:val="TableGrid"/>
        <w:tblW w:w="0" w:type="auto"/>
        <w:jc w:val="center"/>
        <w:tblLayout w:type="fixed"/>
        <w:tblLook w:val="04A0" w:firstRow="1" w:lastRow="0" w:firstColumn="1" w:lastColumn="0" w:noHBand="0" w:noVBand="1"/>
      </w:tblPr>
      <w:tblGrid>
        <w:gridCol w:w="5"/>
        <w:gridCol w:w="2448"/>
        <w:gridCol w:w="7776"/>
        <w:gridCol w:w="113"/>
        <w:tblGridChange w:id="62">
          <w:tblGrid>
            <w:gridCol w:w="113"/>
            <w:gridCol w:w="5"/>
            <w:gridCol w:w="2330"/>
            <w:gridCol w:w="118"/>
            <w:gridCol w:w="7658"/>
            <w:gridCol w:w="118"/>
            <w:gridCol w:w="113"/>
          </w:tblGrid>
        </w:tblGridChange>
      </w:tblGrid>
      <w:tr w:rsidR="005F7ECE" w14:paraId="38E220A5" w14:textId="77777777">
        <w:trPr>
          <w:gridAfter w:val="1"/>
          <w:wAfter w:w="113" w:type="dxa"/>
          <w:tblHeader/>
          <w:jc w:val="center"/>
        </w:trPr>
        <w:tc>
          <w:tcPr>
            <w:tcW w:w="2448" w:type="dxa"/>
            <w:gridSpan w:val="2"/>
            <w:shd w:val="clear" w:color="auto" w:fill="0F2B55"/>
            <w:vAlign w:val="center"/>
          </w:tcPr>
          <w:p w14:paraId="5C34A9F5" w14:textId="77777777" w:rsidR="005F7ECE" w:rsidRDefault="00000000">
            <w:pPr>
              <w:spacing w:after="0" w:line="240" w:lineRule="auto"/>
              <w:jc w:val="center"/>
            </w:pPr>
            <w:r>
              <w:rPr>
                <w:b/>
                <w:color w:val="FFFFFF"/>
                <w:sz w:val="16"/>
              </w:rPr>
              <w:t>Requirement</w:t>
            </w:r>
          </w:p>
        </w:tc>
        <w:tc>
          <w:tcPr>
            <w:tcW w:w="7776" w:type="dxa"/>
            <w:shd w:val="clear" w:color="auto" w:fill="0F2B55"/>
            <w:vAlign w:val="center"/>
          </w:tcPr>
          <w:p w14:paraId="6B6911F0" w14:textId="77777777" w:rsidR="005F7ECE" w:rsidRDefault="00000000">
            <w:pPr>
              <w:spacing w:after="0" w:line="240" w:lineRule="auto"/>
              <w:jc w:val="center"/>
            </w:pPr>
            <w:r>
              <w:rPr>
                <w:b/>
                <w:color w:val="FFFFFF"/>
                <w:sz w:val="16"/>
              </w:rPr>
              <w:t>Specification</w:t>
            </w:r>
          </w:p>
        </w:tc>
      </w:tr>
      <w:tr w:rsidR="005F7ECE" w14:paraId="16D0D14F" w14:textId="77777777">
        <w:trPr>
          <w:gridAfter w:val="1"/>
          <w:wAfter w:w="113" w:type="dxa"/>
          <w:cantSplit/>
          <w:jc w:val="center"/>
        </w:trPr>
        <w:tc>
          <w:tcPr>
            <w:tcW w:w="2448" w:type="dxa"/>
            <w:gridSpan w:val="2"/>
            <w:shd w:val="clear" w:color="auto" w:fill="F4F6F8"/>
            <w:vAlign w:val="center"/>
          </w:tcPr>
          <w:p w14:paraId="560B288A" w14:textId="77777777" w:rsidR="005F7ECE" w:rsidRDefault="00000000">
            <w:pPr>
              <w:spacing w:after="0" w:line="240" w:lineRule="auto"/>
            </w:pPr>
            <w:r>
              <w:rPr>
                <w:color w:val="191C20"/>
                <w:sz w:val="16"/>
              </w:rPr>
              <w:t>HMI startup</w:t>
            </w:r>
          </w:p>
        </w:tc>
        <w:tc>
          <w:tcPr>
            <w:tcW w:w="7776" w:type="dxa"/>
            <w:shd w:val="clear" w:color="auto" w:fill="F4F6F8"/>
            <w:vAlign w:val="center"/>
          </w:tcPr>
          <w:p w14:paraId="051F24BB" w14:textId="77777777" w:rsidR="005F7ECE" w:rsidRDefault="00000000">
            <w:pPr>
              <w:spacing w:after="0" w:line="240" w:lineRule="auto"/>
            </w:pPr>
            <w:r>
              <w:rPr>
                <w:color w:val="191C20"/>
                <w:sz w:val="16"/>
              </w:rPr>
              <w:t>Attempt gateway connection and validate the current alert profile. Do not display Monitoring Active until the required checks pass.</w:t>
            </w:r>
          </w:p>
        </w:tc>
      </w:tr>
      <w:tr w:rsidR="005F7ECE" w14:paraId="4DC69132" w14:textId="77777777">
        <w:trPr>
          <w:gridAfter w:val="1"/>
          <w:wAfter w:w="113" w:type="dxa"/>
          <w:cantSplit/>
          <w:jc w:val="center"/>
        </w:trPr>
        <w:tc>
          <w:tcPr>
            <w:tcW w:w="2448" w:type="dxa"/>
            <w:gridSpan w:val="2"/>
            <w:shd w:val="clear" w:color="auto" w:fill="FFFFFF"/>
            <w:vAlign w:val="center"/>
          </w:tcPr>
          <w:p w14:paraId="63FA8017" w14:textId="77777777" w:rsidR="005F7ECE" w:rsidRDefault="00000000">
            <w:pPr>
              <w:spacing w:after="0" w:line="240" w:lineRule="auto"/>
            </w:pPr>
            <w:r>
              <w:rPr>
                <w:color w:val="191C20"/>
                <w:sz w:val="16"/>
              </w:rPr>
              <w:t>BLE subscriptions</w:t>
            </w:r>
          </w:p>
        </w:tc>
        <w:tc>
          <w:tcPr>
            <w:tcW w:w="7776" w:type="dxa"/>
            <w:shd w:val="clear" w:color="auto" w:fill="FFFFFF"/>
            <w:vAlign w:val="center"/>
          </w:tcPr>
          <w:p w14:paraId="1C10DBA2" w14:textId="77777777" w:rsidR="005F7ECE" w:rsidRDefault="00000000">
            <w:pPr>
              <w:spacing w:after="0" w:line="240" w:lineRule="auto"/>
            </w:pPr>
            <w:r>
              <w:rPr>
                <w:color w:val="191C20"/>
                <w:sz w:val="16"/>
              </w:rPr>
              <w:t>Subscribe to telemetry and safety-event streams and maintain platform-supported reconnection behavior.</w:t>
            </w:r>
          </w:p>
        </w:tc>
      </w:tr>
      <w:tr w:rsidR="005F7ECE" w14:paraId="70E06F87" w14:textId="77777777">
        <w:trPr>
          <w:gridAfter w:val="1"/>
          <w:wAfter w:w="113" w:type="dxa"/>
          <w:cantSplit/>
          <w:jc w:val="center"/>
        </w:trPr>
        <w:tc>
          <w:tcPr>
            <w:tcW w:w="2448" w:type="dxa"/>
            <w:gridSpan w:val="2"/>
            <w:shd w:val="clear" w:color="auto" w:fill="F4F6F8"/>
            <w:vAlign w:val="center"/>
          </w:tcPr>
          <w:p w14:paraId="55BCFF9B" w14:textId="77777777" w:rsidR="005F7ECE" w:rsidRDefault="00000000">
            <w:pPr>
              <w:spacing w:after="0" w:line="240" w:lineRule="auto"/>
            </w:pPr>
            <w:r>
              <w:rPr>
                <w:color w:val="191C20"/>
                <w:sz w:val="16"/>
              </w:rPr>
              <w:t>Local alert rendering</w:t>
            </w:r>
          </w:p>
        </w:tc>
        <w:tc>
          <w:tcPr>
            <w:tcW w:w="7776" w:type="dxa"/>
            <w:shd w:val="clear" w:color="auto" w:fill="F4F6F8"/>
            <w:vAlign w:val="center"/>
          </w:tcPr>
          <w:p w14:paraId="4EA6D259" w14:textId="77777777" w:rsidR="005F7ECE" w:rsidRDefault="00000000">
            <w:pPr>
              <w:spacing w:after="0" w:line="240" w:lineRule="auto"/>
            </w:pPr>
            <w:r>
              <w:rPr>
                <w:color w:val="191C20"/>
                <w:sz w:val="16"/>
              </w:rPr>
              <w:t>Create the complete local alert from the gateway condition code plus the locally cached profile.</w:t>
            </w:r>
          </w:p>
        </w:tc>
      </w:tr>
      <w:tr w:rsidR="005F7ECE" w14:paraId="57F181BE" w14:textId="77777777">
        <w:trPr>
          <w:gridAfter w:val="1"/>
          <w:wAfter w:w="113" w:type="dxa"/>
          <w:cantSplit/>
          <w:jc w:val="center"/>
        </w:trPr>
        <w:tc>
          <w:tcPr>
            <w:tcW w:w="2448" w:type="dxa"/>
            <w:gridSpan w:val="2"/>
            <w:shd w:val="clear" w:color="auto" w:fill="FFFFFF"/>
            <w:vAlign w:val="center"/>
          </w:tcPr>
          <w:p w14:paraId="6D238E05" w14:textId="77777777" w:rsidR="005F7ECE" w:rsidRDefault="00000000">
            <w:pPr>
              <w:spacing w:after="0" w:line="240" w:lineRule="auto"/>
            </w:pPr>
            <w:r>
              <w:rPr>
                <w:color w:val="191C20"/>
                <w:sz w:val="16"/>
              </w:rPr>
              <w:t>Connection-loss warning</w:t>
            </w:r>
          </w:p>
        </w:tc>
        <w:tc>
          <w:tcPr>
            <w:tcW w:w="7776" w:type="dxa"/>
            <w:shd w:val="clear" w:color="auto" w:fill="FFFFFF"/>
            <w:vAlign w:val="center"/>
          </w:tcPr>
          <w:p w14:paraId="080C38F3" w14:textId="77777777" w:rsidR="005F7ECE" w:rsidRDefault="00000000">
            <w:pPr>
              <w:spacing w:after="0" w:line="240" w:lineRule="auto"/>
            </w:pPr>
            <w:r>
              <w:rPr>
                <w:color w:val="191C20"/>
                <w:sz w:val="16"/>
              </w:rPr>
              <w:t>Detect established BLE connection loss locally; display a persistent warning within one second; clear only after validated reconnection.</w:t>
            </w:r>
          </w:p>
        </w:tc>
      </w:tr>
      <w:tr w:rsidR="005F7ECE" w14:paraId="5BA870D0" w14:textId="77777777">
        <w:trPr>
          <w:gridBefore w:val="1"/>
          <w:cantSplit/>
          <w:jc w:val="center"/>
          <w:ins w:id="63" w:author="Author" w:date="2026-08-07T20:29:00Z" w16du:dateUtc="2026-08-07T17:29:00Z"/>
        </w:trPr>
        <w:tc>
          <w:tcPr>
            <w:tcW w:w="2448" w:type="dxa"/>
            <w:shd w:val="clear" w:color="auto" w:fill="F4F6F8"/>
            <w:vAlign w:val="center"/>
          </w:tcPr>
          <w:p w14:paraId="670B2A17" w14:textId="77777777" w:rsidR="005F7ECE" w:rsidRDefault="00000000">
            <w:pPr>
              <w:spacing w:after="0" w:line="240" w:lineRule="auto"/>
              <w:rPr>
                <w:ins w:id="64" w:author="Author" w:date="2026-08-07T20:29:00Z" w16du:dateUtc="2026-08-07T17:29:00Z"/>
              </w:rPr>
            </w:pPr>
            <w:ins w:id="65" w:author="Author" w:date="2026-08-07T20:29:00Z" w16du:dateUtc="2026-08-07T17:29:00Z">
              <w:r>
                <w:rPr>
                  <w:color w:val="191C20"/>
                  <w:sz w:val="16"/>
                </w:rPr>
                <w:t>Routine telemetry handling</w:t>
              </w:r>
            </w:ins>
          </w:p>
        </w:tc>
        <w:tc>
          <w:tcPr>
            <w:tcW w:w="7776" w:type="dxa"/>
            <w:gridSpan w:val="2"/>
            <w:shd w:val="clear" w:color="auto" w:fill="F4F6F8"/>
            <w:vAlign w:val="center"/>
          </w:tcPr>
          <w:p w14:paraId="325AACEB" w14:textId="77777777" w:rsidR="005F7ECE" w:rsidRDefault="00000000">
            <w:pPr>
              <w:spacing w:after="0" w:line="240" w:lineRule="auto"/>
              <w:rPr>
                <w:ins w:id="66" w:author="Author" w:date="2026-08-07T20:29:00Z" w16du:dateUtc="2026-08-07T17:29:00Z"/>
              </w:rPr>
            </w:pPr>
            <w:ins w:id="67" w:author="Author" w:date="2026-08-07T20:29:00Z" w16du:dateUtc="2026-08-07T17:29:00Z">
              <w:r>
                <w:rPr>
                  <w:color w:val="191C20"/>
                  <w:sz w:val="16"/>
                </w:rPr>
                <w:t>Receive and validate each BLE telemetry notification without requiring a full UI redraw for every packet. Update the visible tire display at a configurable rate based on foreground/background state, motion and alert status.</w:t>
              </w:r>
            </w:ins>
          </w:p>
        </w:tc>
      </w:tr>
      <w:tr w:rsidR="005F7ECE" w14:paraId="585170CE" w14:textId="77777777">
        <w:tblPrEx>
          <w:tblW w:w="0" w:type="auto"/>
          <w:jc w:val="center"/>
          <w:tblLayout w:type="fixed"/>
          <w:tblPrExChange w:id="68" w:author="Author" w:date="2026-08-07T20:29:00Z" w16du:dateUtc="2026-08-07T17:29:00Z">
            <w:tblPrEx>
              <w:tblW w:w="0" w:type="auto"/>
              <w:jc w:val="center"/>
              <w:tblLayout w:type="fixed"/>
            </w:tblPrEx>
          </w:tblPrExChange>
        </w:tblPrEx>
        <w:trPr>
          <w:gridAfter w:val="1"/>
          <w:wAfter w:w="113" w:type="dxa"/>
          <w:cantSplit/>
          <w:jc w:val="center"/>
          <w:trPrChange w:id="69" w:author="Author" w:date="2026-08-07T20:29:00Z" w16du:dateUtc="2026-08-07T17:29:00Z">
            <w:trPr>
              <w:gridAfter w:val="1"/>
              <w:cantSplit/>
              <w:jc w:val="center"/>
            </w:trPr>
          </w:trPrChange>
        </w:trPr>
        <w:tc>
          <w:tcPr>
            <w:tcW w:w="2448" w:type="dxa"/>
            <w:gridSpan w:val="2"/>
            <w:shd w:val="clear" w:color="auto" w:fill="FFFFFF"/>
            <w:vAlign w:val="center"/>
            <w:tcPrChange w:id="70" w:author="Author" w:date="2026-08-07T20:29:00Z" w16du:dateUtc="2026-08-07T17:29:00Z">
              <w:tcPr>
                <w:tcW w:w="2448" w:type="dxa"/>
                <w:gridSpan w:val="3"/>
                <w:shd w:val="clear" w:color="auto" w:fill="F4F6F8"/>
                <w:vAlign w:val="center"/>
              </w:tcPr>
            </w:tcPrChange>
          </w:tcPr>
          <w:p w14:paraId="67FCB34D" w14:textId="77777777" w:rsidR="005F7ECE" w:rsidRDefault="00000000">
            <w:pPr>
              <w:spacing w:after="0" w:line="240" w:lineRule="auto"/>
            </w:pPr>
            <w:del w:id="71" w:author="Author" w:date="2026-08-07T20:29:00Z" w16du:dateUtc="2026-08-07T17:29:00Z">
              <w:r>
                <w:rPr>
                  <w:color w:val="191C20"/>
                  <w:sz w:val="16"/>
                </w:rPr>
                <w:delText>Local</w:delText>
              </w:r>
            </w:del>
            <w:proofErr w:type="gramStart"/>
            <w:ins w:id="72" w:author="Author" w:date="2026-08-07T20:29:00Z" w16du:dateUtc="2026-08-07T17:29:00Z">
              <w:r>
                <w:rPr>
                  <w:color w:val="191C20"/>
                  <w:sz w:val="16"/>
                </w:rPr>
                <w:t>Optional</w:t>
              </w:r>
            </w:ins>
            <w:r>
              <w:rPr>
                <w:color w:val="191C20"/>
                <w:sz w:val="16"/>
              </w:rPr>
              <w:t xml:space="preserve"> threshold</w:t>
            </w:r>
            <w:proofErr w:type="gramEnd"/>
            <w:r>
              <w:rPr>
                <w:color w:val="191C20"/>
                <w:sz w:val="16"/>
              </w:rPr>
              <w:t xml:space="preserve"> cross-check</w:t>
            </w:r>
          </w:p>
        </w:tc>
        <w:tc>
          <w:tcPr>
            <w:tcW w:w="7776" w:type="dxa"/>
            <w:shd w:val="clear" w:color="auto" w:fill="FFFFFF"/>
            <w:vAlign w:val="center"/>
            <w:tcPrChange w:id="73" w:author="Author" w:date="2026-08-07T20:29:00Z" w16du:dateUtc="2026-08-07T17:29:00Z">
              <w:tcPr>
                <w:tcW w:w="7776" w:type="dxa"/>
                <w:gridSpan w:val="2"/>
                <w:shd w:val="clear" w:color="auto" w:fill="F4F6F8"/>
                <w:vAlign w:val="center"/>
              </w:tcPr>
            </w:tcPrChange>
          </w:tcPr>
          <w:p w14:paraId="647785B6" w14:textId="77777777" w:rsidR="005F7ECE" w:rsidRDefault="00000000">
            <w:pPr>
              <w:spacing w:after="0" w:line="240" w:lineRule="auto"/>
            </w:pPr>
            <w:del w:id="74" w:author="Author" w:date="2026-08-07T20:29:00Z" w16du:dateUtc="2026-08-07T17:29:00Z">
              <w:r>
                <w:rPr>
                  <w:color w:val="191C20"/>
                  <w:sz w:val="16"/>
                </w:rPr>
                <w:delText>Evaluate every</w:delText>
              </w:r>
            </w:del>
            <w:ins w:id="75" w:author="Author" w:date="2026-08-07T20:29:00Z" w16du:dateUtc="2026-08-07T17:29:00Z">
              <w:r>
                <w:rPr>
                  <w:color w:val="191C20"/>
                  <w:sz w:val="16"/>
                </w:rPr>
                <w:t>A mobile</w:t>
              </w:r>
            </w:ins>
            <w:r>
              <w:rPr>
                <w:color w:val="191C20"/>
                <w:sz w:val="16"/>
              </w:rPr>
              <w:t xml:space="preserve"> telemetry </w:t>
            </w:r>
            <w:del w:id="76" w:author="Author" w:date="2026-08-07T20:29:00Z" w16du:dateUtc="2026-08-07T17:29:00Z">
              <w:r>
                <w:rPr>
                  <w:color w:val="191C20"/>
                  <w:sz w:val="16"/>
                </w:rPr>
                <w:delText>packet</w:delText>
              </w:r>
            </w:del>
            <w:ins w:id="77" w:author="Author" w:date="2026-08-07T20:29:00Z" w16du:dateUtc="2026-08-07T17:29:00Z">
              <w:r>
                <w:rPr>
                  <w:color w:val="191C20"/>
                  <w:sz w:val="16"/>
                </w:rPr>
                <w:t>cross-check may be implemented for diagnostics or fallback</w:t>
              </w:r>
            </w:ins>
            <w:r>
              <w:rPr>
                <w:color w:val="191C20"/>
                <w:sz w:val="16"/>
              </w:rPr>
              <w:t xml:space="preserve"> using the same profile version as the gateway. </w:t>
            </w:r>
            <w:del w:id="78" w:author="Author" w:date="2026-08-07T20:29:00Z" w16du:dateUtc="2026-08-07T17:29:00Z">
              <w:r>
                <w:rPr>
                  <w:color w:val="191C20"/>
                  <w:sz w:val="16"/>
                </w:rPr>
                <w:delText>This</w:delText>
              </w:r>
            </w:del>
            <w:ins w:id="79" w:author="Author" w:date="2026-08-07T20:29:00Z" w16du:dateUtc="2026-08-07T17:29:00Z">
              <w:r>
                <w:rPr>
                  <w:color w:val="191C20"/>
                  <w:sz w:val="16"/>
                </w:rPr>
                <w:t>It</w:t>
              </w:r>
            </w:ins>
            <w:r>
              <w:rPr>
                <w:color w:val="191C20"/>
                <w:sz w:val="16"/>
              </w:rPr>
              <w:t xml:space="preserve"> is </w:t>
            </w:r>
            <w:del w:id="80" w:author="Author" w:date="2026-08-07T20:29:00Z" w16du:dateUtc="2026-08-07T17:29:00Z">
              <w:r>
                <w:rPr>
                  <w:color w:val="191C20"/>
                  <w:sz w:val="16"/>
                </w:rPr>
                <w:delText>a secondary</w:delText>
              </w:r>
            </w:del>
            <w:ins w:id="81" w:author="Author" w:date="2026-08-07T20:29:00Z" w16du:dateUtc="2026-08-07T17:29:00Z">
              <w:r>
                <w:rPr>
                  <w:color w:val="191C20"/>
                  <w:sz w:val="16"/>
                </w:rPr>
                <w:t>not required for the normal</w:t>
              </w:r>
            </w:ins>
            <w:r>
              <w:rPr>
                <w:color w:val="191C20"/>
                <w:sz w:val="16"/>
              </w:rPr>
              <w:t xml:space="preserve"> safety </w:t>
            </w:r>
            <w:del w:id="82" w:author="Author" w:date="2026-08-07T20:29:00Z" w16du:dateUtc="2026-08-07T17:29:00Z">
              <w:r>
                <w:rPr>
                  <w:color w:val="191C20"/>
                  <w:sz w:val="16"/>
                </w:rPr>
                <w:delText>check</w:delText>
              </w:r>
            </w:del>
            <w:ins w:id="83" w:author="Author" w:date="2026-08-07T20:29:00Z" w16du:dateUtc="2026-08-07T17:29:00Z">
              <w:r>
                <w:rPr>
                  <w:color w:val="191C20"/>
                  <w:sz w:val="16"/>
                </w:rPr>
                <w:t>path</w:t>
              </w:r>
            </w:ins>
            <w:r>
              <w:rPr>
                <w:color w:val="191C20"/>
                <w:sz w:val="16"/>
              </w:rPr>
              <w:t xml:space="preserve"> and </w:t>
            </w:r>
            <w:del w:id="84" w:author="Author" w:date="2026-08-07T20:29:00Z" w16du:dateUtc="2026-08-07T17:29:00Z">
              <w:r>
                <w:rPr>
                  <w:color w:val="191C20"/>
                  <w:sz w:val="16"/>
                </w:rPr>
                <w:delText>fallback</w:delText>
              </w:r>
            </w:del>
            <w:ins w:id="85" w:author="Author" w:date="2026-08-07T20:29:00Z" w16du:dateUtc="2026-08-07T17:29:00Z">
              <w:r>
                <w:rPr>
                  <w:color w:val="191C20"/>
                  <w:sz w:val="16"/>
                </w:rPr>
                <w:t>must not conflict with the gateway-generated event state</w:t>
              </w:r>
            </w:ins>
            <w:r>
              <w:rPr>
                <w:color w:val="191C20"/>
                <w:sz w:val="16"/>
              </w:rPr>
              <w:t>.</w:t>
            </w:r>
          </w:p>
        </w:tc>
      </w:tr>
      <w:tr w:rsidR="005F7ECE" w14:paraId="3F5A37FB" w14:textId="77777777">
        <w:tblPrEx>
          <w:tblW w:w="0" w:type="auto"/>
          <w:jc w:val="center"/>
          <w:tblLayout w:type="fixed"/>
          <w:tblPrExChange w:id="86" w:author="Author" w:date="2026-08-07T20:29:00Z" w16du:dateUtc="2026-08-07T17:29:00Z">
            <w:tblPrEx>
              <w:tblW w:w="0" w:type="auto"/>
              <w:jc w:val="center"/>
              <w:tblLayout w:type="fixed"/>
            </w:tblPrEx>
          </w:tblPrExChange>
        </w:tblPrEx>
        <w:trPr>
          <w:gridAfter w:val="1"/>
          <w:wAfter w:w="113" w:type="dxa"/>
          <w:cantSplit/>
          <w:jc w:val="center"/>
          <w:trPrChange w:id="87" w:author="Author" w:date="2026-08-07T20:29:00Z" w16du:dateUtc="2026-08-07T17:29:00Z">
            <w:trPr>
              <w:gridAfter w:val="1"/>
              <w:cantSplit/>
              <w:jc w:val="center"/>
            </w:trPr>
          </w:trPrChange>
        </w:trPr>
        <w:tc>
          <w:tcPr>
            <w:tcW w:w="2448" w:type="dxa"/>
            <w:gridSpan w:val="2"/>
            <w:shd w:val="clear" w:color="auto" w:fill="F4F6F8"/>
            <w:vAlign w:val="center"/>
            <w:tcPrChange w:id="88" w:author="Author" w:date="2026-08-07T20:29:00Z" w16du:dateUtc="2026-08-07T17:29:00Z">
              <w:tcPr>
                <w:tcW w:w="2448" w:type="dxa"/>
                <w:gridSpan w:val="3"/>
                <w:shd w:val="clear" w:color="auto" w:fill="FFFFFF"/>
                <w:vAlign w:val="center"/>
              </w:tcPr>
            </w:tcPrChange>
          </w:tcPr>
          <w:p w14:paraId="476178EF" w14:textId="77777777" w:rsidR="005F7ECE" w:rsidRDefault="00000000">
            <w:pPr>
              <w:spacing w:after="0" w:line="240" w:lineRule="auto"/>
            </w:pPr>
            <w:r>
              <w:rPr>
                <w:color w:val="191C20"/>
                <w:sz w:val="16"/>
              </w:rPr>
              <w:t>HMI content</w:t>
            </w:r>
          </w:p>
        </w:tc>
        <w:tc>
          <w:tcPr>
            <w:tcW w:w="7776" w:type="dxa"/>
            <w:shd w:val="clear" w:color="auto" w:fill="F4F6F8"/>
            <w:vAlign w:val="center"/>
            <w:tcPrChange w:id="89" w:author="Author" w:date="2026-08-07T20:29:00Z" w16du:dateUtc="2026-08-07T17:29:00Z">
              <w:tcPr>
                <w:tcW w:w="7776" w:type="dxa"/>
                <w:gridSpan w:val="2"/>
                <w:shd w:val="clear" w:color="auto" w:fill="FFFFFF"/>
                <w:vAlign w:val="center"/>
              </w:tcPr>
            </w:tcPrChange>
          </w:tcPr>
          <w:p w14:paraId="01694A76" w14:textId="77777777" w:rsidR="005F7ECE" w:rsidRDefault="00000000">
            <w:pPr>
              <w:spacing w:after="0" w:line="240" w:lineRule="auto"/>
            </w:pPr>
            <w:r>
              <w:rPr>
                <w:color w:val="191C20"/>
                <w:sz w:val="16"/>
              </w:rPr>
              <w:t>Show tire position, current pressure and status. Clearly distinguish low/high pressure, rapid loss, temperature, battery and malfunction conditions.</w:t>
            </w:r>
          </w:p>
        </w:tc>
      </w:tr>
      <w:tr w:rsidR="005F7ECE" w14:paraId="6E656C13" w14:textId="77777777">
        <w:tblPrEx>
          <w:tblW w:w="0" w:type="auto"/>
          <w:jc w:val="center"/>
          <w:tblLayout w:type="fixed"/>
          <w:tblPrExChange w:id="90" w:author="Author" w:date="2026-08-07T20:29:00Z" w16du:dateUtc="2026-08-07T17:29:00Z">
            <w:tblPrEx>
              <w:tblW w:w="0" w:type="auto"/>
              <w:jc w:val="center"/>
              <w:tblLayout w:type="fixed"/>
            </w:tblPrEx>
          </w:tblPrExChange>
        </w:tblPrEx>
        <w:trPr>
          <w:gridAfter w:val="1"/>
          <w:wAfter w:w="113" w:type="dxa"/>
          <w:cantSplit/>
          <w:jc w:val="center"/>
          <w:trPrChange w:id="91" w:author="Author" w:date="2026-08-07T20:29:00Z" w16du:dateUtc="2026-08-07T17:29:00Z">
            <w:trPr>
              <w:gridAfter w:val="1"/>
              <w:cantSplit/>
              <w:jc w:val="center"/>
            </w:trPr>
          </w:trPrChange>
        </w:trPr>
        <w:tc>
          <w:tcPr>
            <w:tcW w:w="2448" w:type="dxa"/>
            <w:gridSpan w:val="2"/>
            <w:shd w:val="clear" w:color="auto" w:fill="FFFFFF"/>
            <w:vAlign w:val="center"/>
            <w:tcPrChange w:id="92" w:author="Author" w:date="2026-08-07T20:29:00Z" w16du:dateUtc="2026-08-07T17:29:00Z">
              <w:tcPr>
                <w:tcW w:w="2448" w:type="dxa"/>
                <w:gridSpan w:val="3"/>
                <w:shd w:val="clear" w:color="auto" w:fill="F4F6F8"/>
                <w:vAlign w:val="center"/>
              </w:tcPr>
            </w:tcPrChange>
          </w:tcPr>
          <w:p w14:paraId="03226AFC" w14:textId="77777777" w:rsidR="005F7ECE" w:rsidRDefault="00000000">
            <w:pPr>
              <w:spacing w:after="0" w:line="240" w:lineRule="auto"/>
            </w:pPr>
            <w:r>
              <w:rPr>
                <w:color w:val="191C20"/>
                <w:sz w:val="16"/>
              </w:rPr>
              <w:t>Alert persistence</w:t>
            </w:r>
          </w:p>
        </w:tc>
        <w:tc>
          <w:tcPr>
            <w:tcW w:w="7776" w:type="dxa"/>
            <w:shd w:val="clear" w:color="auto" w:fill="FFFFFF"/>
            <w:vAlign w:val="center"/>
            <w:tcPrChange w:id="93" w:author="Author" w:date="2026-08-07T20:29:00Z" w16du:dateUtc="2026-08-07T17:29:00Z">
              <w:tcPr>
                <w:tcW w:w="7776" w:type="dxa"/>
                <w:gridSpan w:val="2"/>
                <w:shd w:val="clear" w:color="auto" w:fill="F4F6F8"/>
                <w:vAlign w:val="center"/>
              </w:tcPr>
            </w:tcPrChange>
          </w:tcPr>
          <w:p w14:paraId="5A6EF979" w14:textId="77777777" w:rsidR="005F7ECE" w:rsidRDefault="00000000">
            <w:pPr>
              <w:spacing w:after="0" w:line="240" w:lineRule="auto"/>
            </w:pPr>
            <w:r>
              <w:rPr>
                <w:color w:val="191C20"/>
                <w:sz w:val="16"/>
              </w:rPr>
              <w:t>Acknowledgement does not clear the underlying condition. Apply the canonical open, update and clear rules.</w:t>
            </w:r>
          </w:p>
        </w:tc>
      </w:tr>
      <w:tr w:rsidR="005F7ECE" w14:paraId="351ACEFC" w14:textId="77777777">
        <w:tblPrEx>
          <w:tblW w:w="0" w:type="auto"/>
          <w:jc w:val="center"/>
          <w:tblLayout w:type="fixed"/>
          <w:tblPrExChange w:id="94" w:author="Author" w:date="2026-08-07T20:29:00Z" w16du:dateUtc="2026-08-07T17:29:00Z">
            <w:tblPrEx>
              <w:tblW w:w="0" w:type="auto"/>
              <w:jc w:val="center"/>
              <w:tblLayout w:type="fixed"/>
            </w:tblPrEx>
          </w:tblPrExChange>
        </w:tblPrEx>
        <w:trPr>
          <w:gridAfter w:val="1"/>
          <w:wAfter w:w="113" w:type="dxa"/>
          <w:cantSplit/>
          <w:jc w:val="center"/>
          <w:trPrChange w:id="95" w:author="Author" w:date="2026-08-07T20:29:00Z" w16du:dateUtc="2026-08-07T17:29:00Z">
            <w:trPr>
              <w:gridAfter w:val="1"/>
              <w:cantSplit/>
              <w:jc w:val="center"/>
            </w:trPr>
          </w:trPrChange>
        </w:trPr>
        <w:tc>
          <w:tcPr>
            <w:tcW w:w="2448" w:type="dxa"/>
            <w:gridSpan w:val="2"/>
            <w:shd w:val="clear" w:color="auto" w:fill="F4F6F8"/>
            <w:vAlign w:val="center"/>
            <w:tcPrChange w:id="96" w:author="Author" w:date="2026-08-07T20:29:00Z" w16du:dateUtc="2026-08-07T17:29:00Z">
              <w:tcPr>
                <w:tcW w:w="2448" w:type="dxa"/>
                <w:gridSpan w:val="3"/>
                <w:shd w:val="clear" w:color="auto" w:fill="FFFFFF"/>
                <w:vAlign w:val="center"/>
              </w:tcPr>
            </w:tcPrChange>
          </w:tcPr>
          <w:p w14:paraId="43F012EF" w14:textId="77777777" w:rsidR="005F7ECE" w:rsidRDefault="00000000">
            <w:pPr>
              <w:spacing w:after="0" w:line="240" w:lineRule="auto"/>
            </w:pPr>
            <w:r>
              <w:rPr>
                <w:color w:val="191C20"/>
                <w:sz w:val="16"/>
              </w:rPr>
              <w:t>Deduplication</w:t>
            </w:r>
          </w:p>
        </w:tc>
        <w:tc>
          <w:tcPr>
            <w:tcW w:w="7776" w:type="dxa"/>
            <w:shd w:val="clear" w:color="auto" w:fill="F4F6F8"/>
            <w:vAlign w:val="center"/>
            <w:tcPrChange w:id="97" w:author="Author" w:date="2026-08-07T20:29:00Z" w16du:dateUtc="2026-08-07T17:29:00Z">
              <w:tcPr>
                <w:tcW w:w="7776" w:type="dxa"/>
                <w:gridSpan w:val="2"/>
                <w:shd w:val="clear" w:color="auto" w:fill="FFFFFF"/>
                <w:vAlign w:val="center"/>
              </w:tcPr>
            </w:tcPrChange>
          </w:tcPr>
          <w:p w14:paraId="6C132261" w14:textId="77777777" w:rsidR="005F7ECE" w:rsidRDefault="00000000">
            <w:pPr>
              <w:spacing w:after="0" w:line="240" w:lineRule="auto"/>
            </w:pPr>
            <w:r>
              <w:rPr>
                <w:color w:val="191C20"/>
                <w:sz w:val="16"/>
              </w:rPr>
              <w:t>Merge BLE and cloud notifications using the same Event ID or event key.</w:t>
            </w:r>
          </w:p>
        </w:tc>
      </w:tr>
      <w:tr w:rsidR="005F7ECE" w14:paraId="7BB2413B" w14:textId="77777777">
        <w:tblPrEx>
          <w:tblW w:w="0" w:type="auto"/>
          <w:jc w:val="center"/>
          <w:tblLayout w:type="fixed"/>
          <w:tblPrExChange w:id="98" w:author="Author" w:date="2026-08-07T20:29:00Z" w16du:dateUtc="2026-08-07T17:29:00Z">
            <w:tblPrEx>
              <w:tblW w:w="0" w:type="auto"/>
              <w:jc w:val="center"/>
              <w:tblLayout w:type="fixed"/>
            </w:tblPrEx>
          </w:tblPrExChange>
        </w:tblPrEx>
        <w:trPr>
          <w:gridAfter w:val="1"/>
          <w:wAfter w:w="113" w:type="dxa"/>
          <w:cantSplit/>
          <w:jc w:val="center"/>
          <w:trPrChange w:id="99" w:author="Author" w:date="2026-08-07T20:29:00Z" w16du:dateUtc="2026-08-07T17:29:00Z">
            <w:trPr>
              <w:gridAfter w:val="1"/>
              <w:cantSplit/>
              <w:jc w:val="center"/>
            </w:trPr>
          </w:trPrChange>
        </w:trPr>
        <w:tc>
          <w:tcPr>
            <w:tcW w:w="2448" w:type="dxa"/>
            <w:gridSpan w:val="2"/>
            <w:shd w:val="clear" w:color="auto" w:fill="FFFFFF"/>
            <w:vAlign w:val="center"/>
            <w:tcPrChange w:id="100" w:author="Author" w:date="2026-08-07T20:29:00Z" w16du:dateUtc="2026-08-07T17:29:00Z">
              <w:tcPr>
                <w:tcW w:w="2448" w:type="dxa"/>
                <w:gridSpan w:val="3"/>
                <w:shd w:val="clear" w:color="auto" w:fill="F4F6F8"/>
                <w:vAlign w:val="center"/>
              </w:tcPr>
            </w:tcPrChange>
          </w:tcPr>
          <w:p w14:paraId="60837B2D" w14:textId="77777777" w:rsidR="005F7ECE" w:rsidRDefault="00000000">
            <w:pPr>
              <w:spacing w:after="0" w:line="240" w:lineRule="auto"/>
            </w:pPr>
            <w:r>
              <w:rPr>
                <w:color w:val="191C20"/>
                <w:sz w:val="16"/>
              </w:rPr>
              <w:t>Local diagnostics</w:t>
            </w:r>
          </w:p>
        </w:tc>
        <w:tc>
          <w:tcPr>
            <w:tcW w:w="7776" w:type="dxa"/>
            <w:shd w:val="clear" w:color="auto" w:fill="FFFFFF"/>
            <w:vAlign w:val="center"/>
            <w:tcPrChange w:id="101" w:author="Author" w:date="2026-08-07T20:29:00Z" w16du:dateUtc="2026-08-07T17:29:00Z">
              <w:tcPr>
                <w:tcW w:w="7776" w:type="dxa"/>
                <w:gridSpan w:val="2"/>
                <w:shd w:val="clear" w:color="auto" w:fill="F4F6F8"/>
                <w:vAlign w:val="center"/>
              </w:tcPr>
            </w:tcPrChange>
          </w:tcPr>
          <w:p w14:paraId="2F196130" w14:textId="77777777" w:rsidR="005F7ECE" w:rsidRDefault="00000000">
            <w:pPr>
              <w:spacing w:after="0" w:line="240" w:lineRule="auto"/>
            </w:pPr>
            <w:r>
              <w:rPr>
                <w:color w:val="191C20"/>
                <w:sz w:val="16"/>
              </w:rPr>
              <w:t>Record BLE receipt time, alert display time, connection state, profile version, acknowledgement and relevant telemetry.</w:t>
            </w:r>
          </w:p>
        </w:tc>
      </w:tr>
      <w:tr w:rsidR="005F7ECE" w14:paraId="399FA9EE" w14:textId="77777777">
        <w:tblPrEx>
          <w:tblW w:w="0" w:type="auto"/>
          <w:jc w:val="center"/>
          <w:tblLayout w:type="fixed"/>
          <w:tblPrExChange w:id="102" w:author="Author" w:date="2026-08-07T20:29:00Z" w16du:dateUtc="2026-08-07T17:29:00Z">
            <w:tblPrEx>
              <w:tblW w:w="0" w:type="auto"/>
              <w:jc w:val="center"/>
              <w:tblLayout w:type="fixed"/>
            </w:tblPrEx>
          </w:tblPrExChange>
        </w:tblPrEx>
        <w:trPr>
          <w:gridAfter w:val="1"/>
          <w:wAfter w:w="113" w:type="dxa"/>
          <w:cantSplit/>
          <w:jc w:val="center"/>
          <w:trPrChange w:id="103" w:author="Author" w:date="2026-08-07T20:29:00Z" w16du:dateUtc="2026-08-07T17:29:00Z">
            <w:trPr>
              <w:gridAfter w:val="1"/>
              <w:cantSplit/>
              <w:jc w:val="center"/>
            </w:trPr>
          </w:trPrChange>
        </w:trPr>
        <w:tc>
          <w:tcPr>
            <w:tcW w:w="2448" w:type="dxa"/>
            <w:gridSpan w:val="2"/>
            <w:shd w:val="clear" w:color="auto" w:fill="F4F6F8"/>
            <w:vAlign w:val="center"/>
            <w:tcPrChange w:id="104" w:author="Author" w:date="2026-08-07T20:29:00Z" w16du:dateUtc="2026-08-07T17:29:00Z">
              <w:tcPr>
                <w:tcW w:w="2448" w:type="dxa"/>
                <w:gridSpan w:val="3"/>
                <w:shd w:val="clear" w:color="auto" w:fill="FFFFFF"/>
                <w:vAlign w:val="center"/>
              </w:tcPr>
            </w:tcPrChange>
          </w:tcPr>
          <w:p w14:paraId="007D69A0" w14:textId="77777777" w:rsidR="005F7ECE" w:rsidRDefault="00000000">
            <w:pPr>
              <w:spacing w:after="0" w:line="240" w:lineRule="auto"/>
            </w:pPr>
            <w:r>
              <w:rPr>
                <w:color w:val="191C20"/>
                <w:sz w:val="16"/>
              </w:rPr>
              <w:t>Cloud independence</w:t>
            </w:r>
          </w:p>
        </w:tc>
        <w:tc>
          <w:tcPr>
            <w:tcW w:w="7776" w:type="dxa"/>
            <w:shd w:val="clear" w:color="auto" w:fill="F4F6F8"/>
            <w:vAlign w:val="center"/>
            <w:tcPrChange w:id="105" w:author="Author" w:date="2026-08-07T20:29:00Z" w16du:dateUtc="2026-08-07T17:29:00Z">
              <w:tcPr>
                <w:tcW w:w="7776" w:type="dxa"/>
                <w:gridSpan w:val="2"/>
                <w:shd w:val="clear" w:color="auto" w:fill="FFFFFF"/>
                <w:vAlign w:val="center"/>
              </w:tcPr>
            </w:tcPrChange>
          </w:tcPr>
          <w:p w14:paraId="6649D5E5" w14:textId="77777777" w:rsidR="005F7ECE" w:rsidRDefault="00000000">
            <w:pPr>
              <w:spacing w:after="0" w:line="240" w:lineRule="auto"/>
            </w:pPr>
            <w:r>
              <w:rPr>
                <w:color w:val="191C20"/>
                <w:sz w:val="16"/>
              </w:rPr>
              <w:t>Local alert generation and connection-loss warning must continue without internet service.</w:t>
            </w:r>
          </w:p>
        </w:tc>
      </w:tr>
      <w:tr w:rsidR="005F7ECE" w14:paraId="724F81EE" w14:textId="77777777">
        <w:tblPrEx>
          <w:tblW w:w="0" w:type="auto"/>
          <w:jc w:val="center"/>
          <w:tblLayout w:type="fixed"/>
          <w:tblPrExChange w:id="106" w:author="Author" w:date="2026-08-07T20:29:00Z" w16du:dateUtc="2026-08-07T17:29:00Z">
            <w:tblPrEx>
              <w:tblW w:w="0" w:type="auto"/>
              <w:jc w:val="center"/>
              <w:tblLayout w:type="fixed"/>
            </w:tblPrEx>
          </w:tblPrExChange>
        </w:tblPrEx>
        <w:trPr>
          <w:gridAfter w:val="1"/>
          <w:wAfter w:w="113" w:type="dxa"/>
          <w:cantSplit/>
          <w:jc w:val="center"/>
          <w:trPrChange w:id="107" w:author="Author" w:date="2026-08-07T20:29:00Z" w16du:dateUtc="2026-08-07T17:29:00Z">
            <w:trPr>
              <w:gridAfter w:val="1"/>
              <w:cantSplit/>
              <w:jc w:val="center"/>
            </w:trPr>
          </w:trPrChange>
        </w:trPr>
        <w:tc>
          <w:tcPr>
            <w:tcW w:w="2448" w:type="dxa"/>
            <w:gridSpan w:val="2"/>
            <w:shd w:val="clear" w:color="auto" w:fill="FFFFFF"/>
            <w:vAlign w:val="center"/>
            <w:tcPrChange w:id="108" w:author="Author" w:date="2026-08-07T20:29:00Z" w16du:dateUtc="2026-08-07T17:29:00Z">
              <w:tcPr>
                <w:tcW w:w="2448" w:type="dxa"/>
                <w:gridSpan w:val="3"/>
                <w:shd w:val="clear" w:color="auto" w:fill="F4F6F8"/>
                <w:vAlign w:val="center"/>
              </w:tcPr>
            </w:tcPrChange>
          </w:tcPr>
          <w:p w14:paraId="3D46D871" w14:textId="77777777" w:rsidR="005F7ECE" w:rsidRDefault="00000000">
            <w:pPr>
              <w:spacing w:after="0" w:line="240" w:lineRule="auto"/>
            </w:pPr>
            <w:r>
              <w:rPr>
                <w:color w:val="191C20"/>
                <w:sz w:val="16"/>
              </w:rPr>
              <w:t>State honesty</w:t>
            </w:r>
          </w:p>
        </w:tc>
        <w:tc>
          <w:tcPr>
            <w:tcW w:w="7776" w:type="dxa"/>
            <w:shd w:val="clear" w:color="auto" w:fill="FFFFFF"/>
            <w:vAlign w:val="center"/>
            <w:tcPrChange w:id="109" w:author="Author" w:date="2026-08-07T20:29:00Z" w16du:dateUtc="2026-08-07T17:29:00Z">
              <w:tcPr>
                <w:tcW w:w="7776" w:type="dxa"/>
                <w:gridSpan w:val="2"/>
                <w:shd w:val="clear" w:color="auto" w:fill="F4F6F8"/>
                <w:vAlign w:val="center"/>
              </w:tcPr>
            </w:tcPrChange>
          </w:tcPr>
          <w:p w14:paraId="61EA3DBE" w14:textId="77777777" w:rsidR="005F7ECE" w:rsidRDefault="00000000">
            <w:pPr>
              <w:spacing w:after="0" w:line="240" w:lineRule="auto"/>
            </w:pPr>
            <w:r>
              <w:rPr>
                <w:color w:val="191C20"/>
                <w:sz w:val="16"/>
              </w:rPr>
              <w:t>Never indicate monitoring is active when BLE is disconnected, required data is stale, or the alert profile is invalid.</w:t>
            </w:r>
          </w:p>
        </w:tc>
      </w:tr>
    </w:tbl>
    <w:p w14:paraId="6F38747B" w14:textId="77777777" w:rsidR="005F7ECE" w:rsidRDefault="005F7ECE">
      <w:pPr>
        <w:spacing w:after="0"/>
      </w:pPr>
    </w:p>
    <w:p w14:paraId="63D9779C" w14:textId="77777777" w:rsidR="005F7ECE" w:rsidRDefault="00000000">
      <w:pPr>
        <w:pStyle w:val="Heading1"/>
      </w:pPr>
      <w:r>
        <w:t>9. J3309 Alert and HMI Logic Requirements</w:t>
      </w:r>
    </w:p>
    <w:p w14:paraId="28CE8F4A" w14:textId="77777777" w:rsidR="005F7ECE" w:rsidRDefault="00000000">
      <w:pPr>
        <w:pStyle w:val="Heading2"/>
      </w:pPr>
      <w:r>
        <w:t>9.1 Startup and Active Monitoring</w:t>
      </w:r>
    </w:p>
    <w:p w14:paraId="175BC7C7" w14:textId="77777777" w:rsidR="005F7ECE" w:rsidRDefault="00000000">
      <w:pPr>
        <w:pStyle w:val="ListBullet"/>
        <w:spacing w:after="30" w:line="247" w:lineRule="auto"/>
      </w:pPr>
      <w:r>
        <w:t>On startup or activation, perform a system check covering gateway communication, configured tire positions, sensor availability, active profile and local alert capability.</w:t>
      </w:r>
    </w:p>
    <w:p w14:paraId="370BD21E" w14:textId="77777777" w:rsidR="005F7ECE" w:rsidRDefault="00000000">
      <w:pPr>
        <w:pStyle w:val="ListBullet"/>
        <w:spacing w:after="30" w:line="247" w:lineRule="auto"/>
      </w:pPr>
      <w:r>
        <w:t>Display a clear Monitoring Active state only when the required local HMI functions are available.</w:t>
      </w:r>
    </w:p>
    <w:p w14:paraId="5B88A4E9" w14:textId="77777777" w:rsidR="005F7ECE" w:rsidRDefault="00000000">
      <w:pPr>
        <w:pStyle w:val="ListBullet"/>
        <w:spacing w:after="30" w:line="247" w:lineRule="auto"/>
      </w:pPr>
      <w:r>
        <w:t>Display Monitoring Not Active or Monitoring Degraded when required functions are unavailable.</w:t>
      </w:r>
    </w:p>
    <w:p w14:paraId="242B5A95" w14:textId="77777777" w:rsidR="005F7ECE" w:rsidRDefault="00000000">
      <w:pPr>
        <w:pStyle w:val="Heading2"/>
      </w:pPr>
      <w:r>
        <w:t>9.2 Low- and High-Pressure Warnings</w:t>
      </w:r>
    </w:p>
    <w:p w14:paraId="2E3EDB19" w14:textId="77777777" w:rsidR="005F7ECE" w:rsidRDefault="00000000">
      <w:pPr>
        <w:pStyle w:val="ListBullet"/>
        <w:spacing w:after="30" w:line="247" w:lineRule="auto"/>
      </w:pPr>
      <w:r>
        <w:t>Provide driver warnings while the TPMS is powered and the trailer is quasi-stationary or moving.</w:t>
      </w:r>
    </w:p>
    <w:p w14:paraId="3C68272C" w14:textId="77777777" w:rsidR="005F7ECE" w:rsidRDefault="00000000">
      <w:pPr>
        <w:pStyle w:val="ListBullet"/>
        <w:spacing w:after="30" w:line="247" w:lineRule="auto"/>
      </w:pPr>
      <w:r>
        <w:t>Low-pressure delta must not exceed 20% of the Specified Service Pressure (SSP).</w:t>
      </w:r>
    </w:p>
    <w:p w14:paraId="02B39BB4" w14:textId="77777777" w:rsidR="005F7ECE" w:rsidRDefault="00000000">
      <w:pPr>
        <w:pStyle w:val="ListBullet"/>
        <w:spacing w:after="30" w:line="247" w:lineRule="auto"/>
      </w:pPr>
      <w:r>
        <w:t>The warning must activate at or before the applicable low-pressure threshold or Minimum Activation Pressure (MAP), whichever requires earlier warning.</w:t>
      </w:r>
    </w:p>
    <w:p w14:paraId="3F68FE44" w14:textId="77777777" w:rsidR="005F7ECE" w:rsidRDefault="00000000">
      <w:pPr>
        <w:pStyle w:val="ListBullet"/>
        <w:spacing w:after="30" w:line="247" w:lineRule="auto"/>
      </w:pPr>
      <w:r>
        <w:t>The complete calculation must account for measurement tolerance and the selected temperature-compensation method.</w:t>
      </w:r>
    </w:p>
    <w:p w14:paraId="39EF412F" w14:textId="77777777" w:rsidR="005F7ECE" w:rsidRDefault="00000000">
      <w:pPr>
        <w:pStyle w:val="Heading2"/>
      </w:pPr>
      <w:r>
        <w:t>9.3 Alert Clearing</w:t>
      </w:r>
    </w:p>
    <w:p w14:paraId="2AA487AF" w14:textId="77777777" w:rsidR="005F7ECE" w:rsidRDefault="00000000">
      <w:pPr>
        <w:pStyle w:val="ListBullet"/>
        <w:spacing w:after="30" w:line="247" w:lineRule="auto"/>
      </w:pPr>
      <w:r>
        <w:t>Acknowledgement may silence or record user awareness but does not clear the condition.</w:t>
      </w:r>
    </w:p>
    <w:p w14:paraId="04F615BA" w14:textId="77777777" w:rsidR="005F7ECE" w:rsidRDefault="00000000">
      <w:pPr>
        <w:pStyle w:val="ListBullet"/>
        <w:spacing w:after="30" w:line="247" w:lineRule="auto"/>
      </w:pPr>
      <w:r>
        <w:t>A low-pressure warning remains active until the tire reaches the required recovery pressure under the approved Operational Service Pressure (OSP) and temperature logic.</w:t>
      </w:r>
    </w:p>
    <w:p w14:paraId="6FAC292E" w14:textId="77777777" w:rsidR="005F7ECE" w:rsidRDefault="00000000">
      <w:pPr>
        <w:pStyle w:val="ListBullet"/>
        <w:spacing w:after="30" w:line="247" w:lineRule="auto"/>
      </w:pPr>
      <w:r>
        <w:t xml:space="preserve">Hysteresis, debounce, persistence and clear criteria must be defined in one canonical rule specification used by </w:t>
      </w:r>
      <w:ins w:id="110" w:author="Author" w:date="2026-08-07T20:29:00Z" w16du:dateUtc="2026-08-07T17:29:00Z">
        <w:r>
          <w:t xml:space="preserve">the </w:t>
        </w:r>
      </w:ins>
      <w:r>
        <w:t>gateway</w:t>
      </w:r>
      <w:del w:id="111" w:author="Author" w:date="2026-08-07T20:29:00Z" w16du:dateUtc="2026-08-07T17:29:00Z">
        <w:r>
          <w:delText>, app</w:delText>
        </w:r>
      </w:del>
      <w:ins w:id="112" w:author="Author" w:date="2026-08-07T20:29:00Z" w16du:dateUtc="2026-08-07T17:29:00Z">
        <w:r>
          <w:t xml:space="preserve"> and cloud. If an optional mobile</w:t>
        </w:r>
      </w:ins>
      <w:r>
        <w:t xml:space="preserve"> cross-check </w:t>
      </w:r>
      <w:del w:id="113" w:author="Author" w:date="2026-08-07T20:29:00Z" w16du:dateUtc="2026-08-07T17:29:00Z">
        <w:r>
          <w:delText>and cloud</w:delText>
        </w:r>
      </w:del>
      <w:ins w:id="114" w:author="Author" w:date="2026-08-07T20:29:00Z" w16du:dateUtc="2026-08-07T17:29:00Z">
        <w:r>
          <w:t>is implemented, it must use the same approved rules and profile version</w:t>
        </w:r>
      </w:ins>
      <w:r>
        <w:t>.</w:t>
      </w:r>
    </w:p>
    <w:p w14:paraId="3AB4B4C9" w14:textId="77777777" w:rsidR="005F7ECE" w:rsidRDefault="00000000">
      <w:pPr>
        <w:pStyle w:val="Heading2"/>
      </w:pPr>
      <w:r>
        <w:t>9.4 Malfunction and Connection Loss</w:t>
      </w:r>
    </w:p>
    <w:p w14:paraId="41884C3A" w14:textId="77777777" w:rsidR="005F7ECE" w:rsidRDefault="00000000">
      <w:pPr>
        <w:pStyle w:val="ListBullet"/>
        <w:spacing w:after="30" w:line="247" w:lineRule="auto"/>
      </w:pPr>
      <w:r>
        <w:t>Phone-to-gateway BLE connection loss is an HMI connection condition and must be displayed within one second after confirmation.</w:t>
      </w:r>
    </w:p>
    <w:p w14:paraId="24E1124E" w14:textId="77777777" w:rsidR="005F7ECE" w:rsidRDefault="00000000">
      <w:pPr>
        <w:pStyle w:val="ListBullet"/>
        <w:spacing w:after="30" w:line="247" w:lineRule="auto"/>
      </w:pPr>
      <w:r>
        <w:t>A missing tire sensor, invalid sensor, computational failure, incompatible configuration or other inability to monitor is a TPMS system malfunction and is separate from HMI connection loss.</w:t>
      </w:r>
    </w:p>
    <w:p w14:paraId="69880DE1" w14:textId="77777777" w:rsidR="005F7ECE" w:rsidRDefault="00000000">
      <w:pPr>
        <w:pStyle w:val="ListBullet"/>
        <w:spacing w:after="30" w:line="247" w:lineRule="auto"/>
      </w:pPr>
      <w:r>
        <w:t>A malfunction warning must be generated no later than 20 minutes after the system loses its required monitoring capability; SmartSense may use shorter timeouts.</w:t>
      </w:r>
    </w:p>
    <w:p w14:paraId="23895EE3" w14:textId="77777777" w:rsidR="005F7ECE" w:rsidRDefault="00000000">
      <w:pPr>
        <w:pStyle w:val="Heading1"/>
      </w:pPr>
      <w:r>
        <w:t>10. Canonical Alert Conditions</w:t>
      </w:r>
    </w:p>
    <w:tbl>
      <w:tblPr>
        <w:tblStyle w:val="TableGrid"/>
        <w:tblW w:w="0" w:type="auto"/>
        <w:jc w:val="center"/>
        <w:tblLayout w:type="fixed"/>
        <w:tblLook w:val="04A0" w:firstRow="1" w:lastRow="0" w:firstColumn="1" w:lastColumn="0" w:noHBand="0" w:noVBand="1"/>
      </w:tblPr>
      <w:tblGrid>
        <w:gridCol w:w="2880"/>
        <w:gridCol w:w="7344"/>
      </w:tblGrid>
      <w:tr w:rsidR="005F7ECE" w14:paraId="2FE43771" w14:textId="77777777">
        <w:trPr>
          <w:tblHeader/>
          <w:jc w:val="center"/>
        </w:trPr>
        <w:tc>
          <w:tcPr>
            <w:tcW w:w="2880" w:type="dxa"/>
            <w:shd w:val="clear" w:color="auto" w:fill="0F2B55"/>
            <w:vAlign w:val="center"/>
          </w:tcPr>
          <w:p w14:paraId="6809DE63" w14:textId="77777777" w:rsidR="005F7ECE" w:rsidRDefault="00000000">
            <w:pPr>
              <w:spacing w:after="0" w:line="240" w:lineRule="auto"/>
              <w:jc w:val="center"/>
            </w:pPr>
            <w:r>
              <w:rPr>
                <w:b/>
                <w:color w:val="FFFFFF"/>
                <w:sz w:val="16"/>
              </w:rPr>
              <w:t>Condition</w:t>
            </w:r>
          </w:p>
        </w:tc>
        <w:tc>
          <w:tcPr>
            <w:tcW w:w="7344" w:type="dxa"/>
            <w:shd w:val="clear" w:color="auto" w:fill="0F2B55"/>
            <w:vAlign w:val="center"/>
          </w:tcPr>
          <w:p w14:paraId="5DA57772" w14:textId="77777777" w:rsidR="005F7ECE" w:rsidRDefault="00000000">
            <w:pPr>
              <w:spacing w:after="0" w:line="240" w:lineRule="auto"/>
              <w:jc w:val="center"/>
            </w:pPr>
            <w:r>
              <w:rPr>
                <w:b/>
                <w:color w:val="FFFFFF"/>
                <w:sz w:val="16"/>
              </w:rPr>
              <w:t>High-Level Definition</w:t>
            </w:r>
          </w:p>
        </w:tc>
      </w:tr>
      <w:tr w:rsidR="005F7ECE" w14:paraId="2AAEFA8F" w14:textId="77777777">
        <w:trPr>
          <w:cantSplit/>
          <w:jc w:val="center"/>
        </w:trPr>
        <w:tc>
          <w:tcPr>
            <w:tcW w:w="2880" w:type="dxa"/>
            <w:shd w:val="clear" w:color="auto" w:fill="F4F6F8"/>
            <w:vAlign w:val="center"/>
          </w:tcPr>
          <w:p w14:paraId="612FBA86" w14:textId="77777777" w:rsidR="005F7ECE" w:rsidRDefault="00000000">
            <w:pPr>
              <w:spacing w:after="0" w:line="240" w:lineRule="auto"/>
            </w:pPr>
            <w:r>
              <w:rPr>
                <w:color w:val="191C20"/>
                <w:sz w:val="16"/>
              </w:rPr>
              <w:t>Low Pressure</w:t>
            </w:r>
          </w:p>
        </w:tc>
        <w:tc>
          <w:tcPr>
            <w:tcW w:w="7344" w:type="dxa"/>
            <w:shd w:val="clear" w:color="auto" w:fill="F4F6F8"/>
            <w:vAlign w:val="center"/>
          </w:tcPr>
          <w:p w14:paraId="7F1383AA" w14:textId="77777777" w:rsidR="005F7ECE" w:rsidRDefault="00000000">
            <w:pPr>
              <w:spacing w:after="0" w:line="240" w:lineRule="auto"/>
            </w:pPr>
            <w:r>
              <w:rPr>
                <w:color w:val="191C20"/>
                <w:sz w:val="16"/>
              </w:rPr>
              <w:t>Pressure below the configured threshold/MAP logic.</w:t>
            </w:r>
          </w:p>
        </w:tc>
      </w:tr>
      <w:tr w:rsidR="005F7ECE" w14:paraId="197913C8" w14:textId="77777777">
        <w:trPr>
          <w:cantSplit/>
          <w:jc w:val="center"/>
        </w:trPr>
        <w:tc>
          <w:tcPr>
            <w:tcW w:w="2880" w:type="dxa"/>
            <w:shd w:val="clear" w:color="auto" w:fill="FFFFFF"/>
            <w:vAlign w:val="center"/>
          </w:tcPr>
          <w:p w14:paraId="15CF05B6" w14:textId="77777777" w:rsidR="005F7ECE" w:rsidRDefault="00000000">
            <w:pPr>
              <w:spacing w:after="0" w:line="240" w:lineRule="auto"/>
            </w:pPr>
            <w:r>
              <w:rPr>
                <w:color w:val="191C20"/>
                <w:sz w:val="16"/>
              </w:rPr>
              <w:t>High Pressure</w:t>
            </w:r>
          </w:p>
        </w:tc>
        <w:tc>
          <w:tcPr>
            <w:tcW w:w="7344" w:type="dxa"/>
            <w:shd w:val="clear" w:color="auto" w:fill="FFFFFF"/>
            <w:vAlign w:val="center"/>
          </w:tcPr>
          <w:p w14:paraId="421ACEB7" w14:textId="77777777" w:rsidR="005F7ECE" w:rsidRDefault="00000000">
            <w:pPr>
              <w:spacing w:after="0" w:line="240" w:lineRule="auto"/>
            </w:pPr>
            <w:r>
              <w:rPr>
                <w:color w:val="191C20"/>
                <w:sz w:val="16"/>
              </w:rPr>
              <w:t>Pressure above the configured maximum.</w:t>
            </w:r>
          </w:p>
        </w:tc>
      </w:tr>
      <w:tr w:rsidR="005F7ECE" w14:paraId="2B452217" w14:textId="77777777">
        <w:trPr>
          <w:cantSplit/>
          <w:jc w:val="center"/>
        </w:trPr>
        <w:tc>
          <w:tcPr>
            <w:tcW w:w="2880" w:type="dxa"/>
            <w:shd w:val="clear" w:color="auto" w:fill="F4F6F8"/>
            <w:vAlign w:val="center"/>
          </w:tcPr>
          <w:p w14:paraId="54F89634" w14:textId="77777777" w:rsidR="005F7ECE" w:rsidRDefault="00000000">
            <w:pPr>
              <w:spacing w:after="0" w:line="240" w:lineRule="auto"/>
            </w:pPr>
            <w:r>
              <w:rPr>
                <w:color w:val="191C20"/>
                <w:sz w:val="16"/>
              </w:rPr>
              <w:t>Rapid Pressure Loss</w:t>
            </w:r>
          </w:p>
        </w:tc>
        <w:tc>
          <w:tcPr>
            <w:tcW w:w="7344" w:type="dxa"/>
            <w:shd w:val="clear" w:color="auto" w:fill="F4F6F8"/>
            <w:vAlign w:val="center"/>
          </w:tcPr>
          <w:p w14:paraId="5FA72BB8" w14:textId="77777777" w:rsidR="005F7ECE" w:rsidRDefault="00000000">
            <w:pPr>
              <w:spacing w:after="0" w:line="240" w:lineRule="auto"/>
            </w:pPr>
            <w:r>
              <w:rPr>
                <w:color w:val="191C20"/>
                <w:sz w:val="16"/>
              </w:rPr>
              <w:t>Pressure-loss rate exceeds the approved rate and time window.</w:t>
            </w:r>
          </w:p>
        </w:tc>
      </w:tr>
      <w:tr w:rsidR="005F7ECE" w14:paraId="4F05DAA5" w14:textId="77777777">
        <w:trPr>
          <w:cantSplit/>
          <w:jc w:val="center"/>
        </w:trPr>
        <w:tc>
          <w:tcPr>
            <w:tcW w:w="2880" w:type="dxa"/>
            <w:shd w:val="clear" w:color="auto" w:fill="FFFFFF"/>
            <w:vAlign w:val="center"/>
          </w:tcPr>
          <w:p w14:paraId="16398395" w14:textId="77777777" w:rsidR="005F7ECE" w:rsidRDefault="00000000">
            <w:pPr>
              <w:spacing w:after="0" w:line="240" w:lineRule="auto"/>
            </w:pPr>
            <w:r>
              <w:rPr>
                <w:color w:val="191C20"/>
                <w:sz w:val="16"/>
              </w:rPr>
              <w:t>High Tire Temperature</w:t>
            </w:r>
          </w:p>
        </w:tc>
        <w:tc>
          <w:tcPr>
            <w:tcW w:w="7344" w:type="dxa"/>
            <w:shd w:val="clear" w:color="auto" w:fill="FFFFFF"/>
            <w:vAlign w:val="center"/>
          </w:tcPr>
          <w:p w14:paraId="37799996" w14:textId="77777777" w:rsidR="005F7ECE" w:rsidRDefault="00000000">
            <w:pPr>
              <w:spacing w:after="0" w:line="240" w:lineRule="auto"/>
            </w:pPr>
            <w:r>
              <w:rPr>
                <w:color w:val="191C20"/>
                <w:sz w:val="16"/>
              </w:rPr>
              <w:t>Temperature above the configured maximum.</w:t>
            </w:r>
          </w:p>
        </w:tc>
      </w:tr>
      <w:tr w:rsidR="005F7ECE" w14:paraId="4636CA85" w14:textId="77777777">
        <w:trPr>
          <w:cantSplit/>
          <w:jc w:val="center"/>
        </w:trPr>
        <w:tc>
          <w:tcPr>
            <w:tcW w:w="2880" w:type="dxa"/>
            <w:shd w:val="clear" w:color="auto" w:fill="F4F6F8"/>
            <w:vAlign w:val="center"/>
          </w:tcPr>
          <w:p w14:paraId="2EA1CCE6" w14:textId="77777777" w:rsidR="005F7ECE" w:rsidRDefault="00000000">
            <w:pPr>
              <w:spacing w:after="0" w:line="240" w:lineRule="auto"/>
            </w:pPr>
            <w:r>
              <w:rPr>
                <w:color w:val="191C20"/>
                <w:sz w:val="16"/>
              </w:rPr>
              <w:t>Low Tire Temperature</w:t>
            </w:r>
          </w:p>
        </w:tc>
        <w:tc>
          <w:tcPr>
            <w:tcW w:w="7344" w:type="dxa"/>
            <w:shd w:val="clear" w:color="auto" w:fill="F4F6F8"/>
            <w:vAlign w:val="center"/>
          </w:tcPr>
          <w:p w14:paraId="103E6F0C" w14:textId="77777777" w:rsidR="005F7ECE" w:rsidRDefault="00000000">
            <w:pPr>
              <w:spacing w:after="0" w:line="240" w:lineRule="auto"/>
            </w:pPr>
            <w:r>
              <w:rPr>
                <w:color w:val="191C20"/>
                <w:sz w:val="16"/>
              </w:rPr>
              <w:t>Temperature below the configured minimum, when enabled.</w:t>
            </w:r>
          </w:p>
        </w:tc>
      </w:tr>
      <w:tr w:rsidR="005F7ECE" w14:paraId="6A41C345" w14:textId="77777777">
        <w:trPr>
          <w:cantSplit/>
          <w:jc w:val="center"/>
        </w:trPr>
        <w:tc>
          <w:tcPr>
            <w:tcW w:w="2880" w:type="dxa"/>
            <w:shd w:val="clear" w:color="auto" w:fill="FFFFFF"/>
            <w:vAlign w:val="center"/>
          </w:tcPr>
          <w:p w14:paraId="3F041BC5" w14:textId="77777777" w:rsidR="005F7ECE" w:rsidRDefault="00000000">
            <w:pPr>
              <w:spacing w:after="0" w:line="240" w:lineRule="auto"/>
            </w:pPr>
            <w:r>
              <w:rPr>
                <w:color w:val="191C20"/>
                <w:sz w:val="16"/>
              </w:rPr>
              <w:t>Low Sensor Battery</w:t>
            </w:r>
          </w:p>
        </w:tc>
        <w:tc>
          <w:tcPr>
            <w:tcW w:w="7344" w:type="dxa"/>
            <w:shd w:val="clear" w:color="auto" w:fill="FFFFFF"/>
            <w:vAlign w:val="center"/>
          </w:tcPr>
          <w:p w14:paraId="1BAA2B09" w14:textId="77777777" w:rsidR="005F7ECE" w:rsidRDefault="00000000">
            <w:pPr>
              <w:spacing w:after="0" w:line="240" w:lineRule="auto"/>
            </w:pPr>
            <w:r>
              <w:rPr>
                <w:color w:val="191C20"/>
                <w:sz w:val="16"/>
              </w:rPr>
              <w:t>Sensor battery condition below configured limit or status flag.</w:t>
            </w:r>
          </w:p>
        </w:tc>
      </w:tr>
      <w:tr w:rsidR="005F7ECE" w14:paraId="45AA2E13" w14:textId="77777777">
        <w:trPr>
          <w:cantSplit/>
          <w:jc w:val="center"/>
        </w:trPr>
        <w:tc>
          <w:tcPr>
            <w:tcW w:w="2880" w:type="dxa"/>
            <w:shd w:val="clear" w:color="auto" w:fill="F4F6F8"/>
            <w:vAlign w:val="center"/>
          </w:tcPr>
          <w:p w14:paraId="77ED2772" w14:textId="77777777" w:rsidR="005F7ECE" w:rsidRDefault="00000000">
            <w:pPr>
              <w:spacing w:after="0" w:line="240" w:lineRule="auto"/>
            </w:pPr>
            <w:r>
              <w:rPr>
                <w:color w:val="191C20"/>
                <w:sz w:val="16"/>
              </w:rPr>
              <w:t>Missing Sensor</w:t>
            </w:r>
          </w:p>
        </w:tc>
        <w:tc>
          <w:tcPr>
            <w:tcW w:w="7344" w:type="dxa"/>
            <w:shd w:val="clear" w:color="auto" w:fill="F4F6F8"/>
            <w:vAlign w:val="center"/>
          </w:tcPr>
          <w:p w14:paraId="600F4A81" w14:textId="77777777" w:rsidR="005F7ECE" w:rsidRDefault="00000000">
            <w:pPr>
              <w:spacing w:after="0" w:line="240" w:lineRule="auto"/>
            </w:pPr>
            <w:r>
              <w:rPr>
                <w:color w:val="191C20"/>
                <w:sz w:val="16"/>
              </w:rPr>
              <w:t>An assigned sensor is not detected under the defined assignment and operating rules.</w:t>
            </w:r>
          </w:p>
        </w:tc>
      </w:tr>
      <w:tr w:rsidR="005F7ECE" w14:paraId="50C2FE99" w14:textId="77777777">
        <w:trPr>
          <w:cantSplit/>
          <w:jc w:val="center"/>
        </w:trPr>
        <w:tc>
          <w:tcPr>
            <w:tcW w:w="2880" w:type="dxa"/>
            <w:shd w:val="clear" w:color="auto" w:fill="FFFFFF"/>
            <w:vAlign w:val="center"/>
          </w:tcPr>
          <w:p w14:paraId="2CB6685E" w14:textId="77777777" w:rsidR="005F7ECE" w:rsidRDefault="00000000">
            <w:pPr>
              <w:spacing w:after="0" w:line="240" w:lineRule="auto"/>
            </w:pPr>
            <w:r>
              <w:rPr>
                <w:color w:val="191C20"/>
                <w:sz w:val="16"/>
              </w:rPr>
              <w:t>Sensor Offline</w:t>
            </w:r>
          </w:p>
        </w:tc>
        <w:tc>
          <w:tcPr>
            <w:tcW w:w="7344" w:type="dxa"/>
            <w:shd w:val="clear" w:color="auto" w:fill="FFFFFF"/>
            <w:vAlign w:val="center"/>
          </w:tcPr>
          <w:p w14:paraId="6CCEB357" w14:textId="77777777" w:rsidR="005F7ECE" w:rsidRDefault="00000000">
            <w:pPr>
              <w:spacing w:after="0" w:line="240" w:lineRule="auto"/>
            </w:pPr>
            <w:r>
              <w:rPr>
                <w:color w:val="191C20"/>
                <w:sz w:val="16"/>
              </w:rPr>
              <w:t>No valid communication within the configured timeout.</w:t>
            </w:r>
          </w:p>
        </w:tc>
      </w:tr>
      <w:tr w:rsidR="005F7ECE" w14:paraId="3C4B265F" w14:textId="77777777">
        <w:trPr>
          <w:cantSplit/>
          <w:jc w:val="center"/>
        </w:trPr>
        <w:tc>
          <w:tcPr>
            <w:tcW w:w="2880" w:type="dxa"/>
            <w:shd w:val="clear" w:color="auto" w:fill="F4F6F8"/>
            <w:vAlign w:val="center"/>
          </w:tcPr>
          <w:p w14:paraId="63AE264C" w14:textId="77777777" w:rsidR="005F7ECE" w:rsidRDefault="00000000">
            <w:pPr>
              <w:spacing w:after="0" w:line="240" w:lineRule="auto"/>
            </w:pPr>
            <w:r>
              <w:rPr>
                <w:color w:val="191C20"/>
                <w:sz w:val="16"/>
              </w:rPr>
              <w:t>Gateway Connection Lost</w:t>
            </w:r>
          </w:p>
        </w:tc>
        <w:tc>
          <w:tcPr>
            <w:tcW w:w="7344" w:type="dxa"/>
            <w:shd w:val="clear" w:color="auto" w:fill="F4F6F8"/>
            <w:vAlign w:val="center"/>
          </w:tcPr>
          <w:p w14:paraId="2B000EF9" w14:textId="77777777" w:rsidR="005F7ECE" w:rsidRDefault="00000000">
            <w:pPr>
              <w:spacing w:after="0" w:line="240" w:lineRule="auto"/>
            </w:pPr>
            <w:r>
              <w:rPr>
                <w:color w:val="191C20"/>
                <w:sz w:val="16"/>
              </w:rPr>
              <w:t>Phone has confirmed loss of its established BLE HMI connection to the gateway.</w:t>
            </w:r>
          </w:p>
        </w:tc>
      </w:tr>
      <w:tr w:rsidR="005F7ECE" w14:paraId="676076ED" w14:textId="77777777">
        <w:trPr>
          <w:cantSplit/>
          <w:jc w:val="center"/>
        </w:trPr>
        <w:tc>
          <w:tcPr>
            <w:tcW w:w="2880" w:type="dxa"/>
            <w:shd w:val="clear" w:color="auto" w:fill="FFFFFF"/>
            <w:vAlign w:val="center"/>
          </w:tcPr>
          <w:p w14:paraId="2A0BE208" w14:textId="77777777" w:rsidR="005F7ECE" w:rsidRDefault="00000000">
            <w:pPr>
              <w:spacing w:after="0" w:line="240" w:lineRule="auto"/>
            </w:pPr>
            <w:r>
              <w:rPr>
                <w:color w:val="191C20"/>
                <w:sz w:val="16"/>
              </w:rPr>
              <w:t>Configuration Invalid</w:t>
            </w:r>
          </w:p>
        </w:tc>
        <w:tc>
          <w:tcPr>
            <w:tcW w:w="7344" w:type="dxa"/>
            <w:shd w:val="clear" w:color="auto" w:fill="FFFFFF"/>
            <w:vAlign w:val="center"/>
          </w:tcPr>
          <w:p w14:paraId="24EB0661" w14:textId="77777777" w:rsidR="005F7ECE" w:rsidRDefault="00000000">
            <w:pPr>
              <w:spacing w:after="0" w:line="240" w:lineRule="auto"/>
            </w:pPr>
            <w:r>
              <w:rPr>
                <w:color w:val="191C20"/>
                <w:sz w:val="16"/>
              </w:rPr>
              <w:t>Required SSP, tire assignment or alert profile is missing, stale, corrupt or incompatible.</w:t>
            </w:r>
          </w:p>
        </w:tc>
      </w:tr>
    </w:tbl>
    <w:p w14:paraId="7ABF4B12" w14:textId="77777777" w:rsidR="005F7ECE" w:rsidRDefault="005F7ECE">
      <w:pPr>
        <w:spacing w:after="0"/>
      </w:pPr>
    </w:p>
    <w:p w14:paraId="17AFDDBD" w14:textId="77777777" w:rsidR="005F7ECE" w:rsidRDefault="00000000">
      <w:r>
        <w:t>For every condition, the canonical rule specification must define threshold, unit, severity, message, recommended action, debounce/persistence, hysteresis, open/update/clear behavior, timeout and acknowledgement behavior.</w:t>
      </w:r>
    </w:p>
    <w:p w14:paraId="50DA5A39" w14:textId="77777777" w:rsidR="005F7ECE" w:rsidRDefault="00000000">
      <w:pPr>
        <w:pStyle w:val="Heading1"/>
      </w:pPr>
      <w:r>
        <w:t>11. Latency and Performance Requirements</w:t>
      </w:r>
    </w:p>
    <w:tbl>
      <w:tblPr>
        <w:tblStyle w:val="TableGrid"/>
        <w:tblW w:w="0" w:type="auto"/>
        <w:jc w:val="center"/>
        <w:tblLayout w:type="fixed"/>
        <w:tblLook w:val="04A0" w:firstRow="1" w:lastRow="0" w:firstColumn="1" w:lastColumn="0" w:noHBand="0" w:noVBand="1"/>
      </w:tblPr>
      <w:tblGrid>
        <w:gridCol w:w="3960"/>
        <w:gridCol w:w="6264"/>
      </w:tblGrid>
      <w:tr w:rsidR="005F7ECE" w14:paraId="3E3B7D4B" w14:textId="77777777">
        <w:trPr>
          <w:tblHeader/>
          <w:jc w:val="center"/>
        </w:trPr>
        <w:tc>
          <w:tcPr>
            <w:tcW w:w="3960" w:type="dxa"/>
            <w:shd w:val="clear" w:color="auto" w:fill="0F2B55"/>
            <w:vAlign w:val="center"/>
          </w:tcPr>
          <w:p w14:paraId="63C4303F" w14:textId="77777777" w:rsidR="005F7ECE" w:rsidRDefault="00000000">
            <w:pPr>
              <w:spacing w:after="0" w:line="240" w:lineRule="auto"/>
              <w:jc w:val="center"/>
            </w:pPr>
            <w:r>
              <w:rPr>
                <w:b/>
                <w:color w:val="FFFFFF"/>
                <w:sz w:val="16"/>
              </w:rPr>
              <w:t>Measurement</w:t>
            </w:r>
          </w:p>
        </w:tc>
        <w:tc>
          <w:tcPr>
            <w:tcW w:w="6264" w:type="dxa"/>
            <w:shd w:val="clear" w:color="auto" w:fill="0F2B55"/>
            <w:vAlign w:val="center"/>
          </w:tcPr>
          <w:p w14:paraId="787BBE2B" w14:textId="77777777" w:rsidR="005F7ECE" w:rsidRDefault="00000000">
            <w:pPr>
              <w:spacing w:after="0" w:line="240" w:lineRule="auto"/>
              <w:jc w:val="center"/>
            </w:pPr>
            <w:r>
              <w:rPr>
                <w:b/>
                <w:color w:val="FFFFFF"/>
                <w:sz w:val="16"/>
              </w:rPr>
              <w:t>Target / Definition</w:t>
            </w:r>
          </w:p>
        </w:tc>
      </w:tr>
      <w:tr w:rsidR="005F7ECE" w14:paraId="1A9F4987" w14:textId="77777777">
        <w:trPr>
          <w:cantSplit/>
          <w:jc w:val="center"/>
        </w:trPr>
        <w:tc>
          <w:tcPr>
            <w:tcW w:w="3960" w:type="dxa"/>
            <w:shd w:val="clear" w:color="auto" w:fill="F4F6F8"/>
            <w:vAlign w:val="center"/>
          </w:tcPr>
          <w:p w14:paraId="0B4281E3" w14:textId="77777777" w:rsidR="005F7ECE" w:rsidRDefault="00000000">
            <w:pPr>
              <w:spacing w:after="0" w:line="240" w:lineRule="auto"/>
            </w:pPr>
            <w:r>
              <w:rPr>
                <w:color w:val="191C20"/>
                <w:sz w:val="16"/>
              </w:rPr>
              <w:t>Gateway detection to BLE safety-event transmission</w:t>
            </w:r>
          </w:p>
        </w:tc>
        <w:tc>
          <w:tcPr>
            <w:tcW w:w="6264" w:type="dxa"/>
            <w:shd w:val="clear" w:color="auto" w:fill="F4F6F8"/>
            <w:vAlign w:val="center"/>
          </w:tcPr>
          <w:p w14:paraId="117D9A90" w14:textId="77777777" w:rsidR="005F7ECE" w:rsidRDefault="00000000">
            <w:pPr>
              <w:spacing w:after="0" w:line="240" w:lineRule="auto"/>
            </w:pPr>
            <w:r>
              <w:rPr>
                <w:color w:val="191C20"/>
                <w:sz w:val="16"/>
              </w:rPr>
              <w:t>Target &lt;= 250 ms.</w:t>
            </w:r>
          </w:p>
        </w:tc>
      </w:tr>
      <w:tr w:rsidR="005F7ECE" w14:paraId="0E86F734" w14:textId="77777777">
        <w:trPr>
          <w:cantSplit/>
          <w:jc w:val="center"/>
        </w:trPr>
        <w:tc>
          <w:tcPr>
            <w:tcW w:w="3960" w:type="dxa"/>
            <w:shd w:val="clear" w:color="auto" w:fill="FFFFFF"/>
            <w:vAlign w:val="center"/>
          </w:tcPr>
          <w:p w14:paraId="6BD470E5" w14:textId="77777777" w:rsidR="005F7ECE" w:rsidRDefault="00000000">
            <w:pPr>
              <w:spacing w:after="0" w:line="240" w:lineRule="auto"/>
            </w:pPr>
            <w:r>
              <w:rPr>
                <w:color w:val="191C20"/>
                <w:sz w:val="16"/>
              </w:rPr>
              <w:t>BLE safety-event receipt to local alert presentation</w:t>
            </w:r>
          </w:p>
        </w:tc>
        <w:tc>
          <w:tcPr>
            <w:tcW w:w="6264" w:type="dxa"/>
            <w:shd w:val="clear" w:color="auto" w:fill="FFFFFF"/>
            <w:vAlign w:val="center"/>
          </w:tcPr>
          <w:p w14:paraId="4FFBEB84" w14:textId="77777777" w:rsidR="005F7ECE" w:rsidRDefault="00000000">
            <w:pPr>
              <w:spacing w:after="0" w:line="240" w:lineRule="auto"/>
            </w:pPr>
            <w:r>
              <w:rPr>
                <w:color w:val="191C20"/>
                <w:sz w:val="16"/>
              </w:rPr>
              <w:t>Target &lt;= 250 ms.</w:t>
            </w:r>
          </w:p>
        </w:tc>
      </w:tr>
      <w:tr w:rsidR="005F7ECE" w14:paraId="1C97BDB0" w14:textId="77777777">
        <w:trPr>
          <w:cantSplit/>
          <w:jc w:val="center"/>
        </w:trPr>
        <w:tc>
          <w:tcPr>
            <w:tcW w:w="3960" w:type="dxa"/>
            <w:shd w:val="clear" w:color="auto" w:fill="F4F6F8"/>
            <w:vAlign w:val="center"/>
          </w:tcPr>
          <w:p w14:paraId="6AC64DF8" w14:textId="77777777" w:rsidR="005F7ECE" w:rsidRDefault="00000000">
            <w:pPr>
              <w:spacing w:after="0" w:line="240" w:lineRule="auto"/>
            </w:pPr>
            <w:r>
              <w:rPr>
                <w:color w:val="191C20"/>
                <w:sz w:val="16"/>
              </w:rPr>
              <w:t>Gateway detection to local phone alert</w:t>
            </w:r>
          </w:p>
        </w:tc>
        <w:tc>
          <w:tcPr>
            <w:tcW w:w="6264" w:type="dxa"/>
            <w:shd w:val="clear" w:color="auto" w:fill="F4F6F8"/>
            <w:vAlign w:val="center"/>
          </w:tcPr>
          <w:p w14:paraId="54AA1941" w14:textId="77777777" w:rsidR="005F7ECE" w:rsidRDefault="00000000">
            <w:pPr>
              <w:spacing w:after="0" w:line="240" w:lineRule="auto"/>
            </w:pPr>
            <w:r>
              <w:rPr>
                <w:color w:val="191C20"/>
                <w:sz w:val="16"/>
              </w:rPr>
              <w:t>Target &lt;= 500 ms under an established and supported HMI connection.</w:t>
            </w:r>
          </w:p>
        </w:tc>
      </w:tr>
      <w:tr w:rsidR="005F7ECE" w14:paraId="6E0A4880" w14:textId="77777777">
        <w:trPr>
          <w:cantSplit/>
          <w:jc w:val="center"/>
        </w:trPr>
        <w:tc>
          <w:tcPr>
            <w:tcW w:w="3960" w:type="dxa"/>
            <w:shd w:val="clear" w:color="auto" w:fill="FFFFFF"/>
            <w:vAlign w:val="center"/>
          </w:tcPr>
          <w:p w14:paraId="0454D212" w14:textId="77777777" w:rsidR="005F7ECE" w:rsidRDefault="00000000">
            <w:pPr>
              <w:spacing w:after="0" w:line="240" w:lineRule="auto"/>
            </w:pPr>
            <w:r>
              <w:rPr>
                <w:color w:val="191C20"/>
                <w:sz w:val="16"/>
              </w:rPr>
              <w:t>Confirmed BLE connection loss to visible warning</w:t>
            </w:r>
          </w:p>
        </w:tc>
        <w:tc>
          <w:tcPr>
            <w:tcW w:w="6264" w:type="dxa"/>
            <w:shd w:val="clear" w:color="auto" w:fill="FFFFFF"/>
            <w:vAlign w:val="center"/>
          </w:tcPr>
          <w:p w14:paraId="450BBACE" w14:textId="77777777" w:rsidR="005F7ECE" w:rsidRDefault="00000000">
            <w:pPr>
              <w:spacing w:after="0" w:line="240" w:lineRule="auto"/>
            </w:pPr>
            <w:r>
              <w:rPr>
                <w:color w:val="191C20"/>
                <w:sz w:val="16"/>
              </w:rPr>
              <w:t>&lt;= 1 second.</w:t>
            </w:r>
          </w:p>
        </w:tc>
      </w:tr>
      <w:tr w:rsidR="005F7ECE" w14:paraId="4FACA2F8" w14:textId="77777777">
        <w:trPr>
          <w:cantSplit/>
          <w:jc w:val="center"/>
        </w:trPr>
        <w:tc>
          <w:tcPr>
            <w:tcW w:w="3960" w:type="dxa"/>
            <w:shd w:val="clear" w:color="auto" w:fill="F4F6F8"/>
            <w:vAlign w:val="center"/>
          </w:tcPr>
          <w:p w14:paraId="1B8C4446" w14:textId="77777777" w:rsidR="005F7ECE" w:rsidRDefault="00000000">
            <w:pPr>
              <w:spacing w:after="0" w:line="240" w:lineRule="auto"/>
            </w:pPr>
            <w:r>
              <w:rPr>
                <w:color w:val="191C20"/>
                <w:sz w:val="16"/>
              </w:rPr>
              <w:t>Routine dashboard data freshness</w:t>
            </w:r>
          </w:p>
        </w:tc>
        <w:tc>
          <w:tcPr>
            <w:tcW w:w="6264" w:type="dxa"/>
            <w:shd w:val="clear" w:color="auto" w:fill="F4F6F8"/>
            <w:vAlign w:val="center"/>
          </w:tcPr>
          <w:p w14:paraId="6F23E8F3" w14:textId="77777777" w:rsidR="005F7ECE" w:rsidRDefault="00000000">
            <w:pPr>
              <w:spacing w:after="0" w:line="240" w:lineRule="auto"/>
            </w:pPr>
            <w:del w:id="115" w:author="Author" w:date="2026-08-07T20:29:00Z" w16du:dateUtc="2026-08-07T17:29:00Z">
              <w:r>
                <w:rPr>
                  <w:color w:val="191C20"/>
                  <w:sz w:val="16"/>
                </w:rPr>
                <w:delText>Approximately one second after the gateway receives applicable sensor data.</w:delText>
              </w:r>
            </w:del>
            <w:ins w:id="116" w:author="Author" w:date="2026-08-07T20:29:00Z" w16du:dateUtc="2026-08-07T17:29:00Z">
              <w:r>
                <w:rPr>
                  <w:color w:val="191C20"/>
                  <w:sz w:val="16"/>
                </w:rPr>
                <w:t>Configurable product/UI target. Approximately 1 to 2 seconds may be used while the live tire screen is visible; this is not a safety-alert latency requirement.</w:t>
              </w:r>
            </w:ins>
          </w:p>
        </w:tc>
      </w:tr>
      <w:tr w:rsidR="005F7ECE" w14:paraId="04A8F609" w14:textId="77777777">
        <w:trPr>
          <w:cantSplit/>
          <w:jc w:val="center"/>
        </w:trPr>
        <w:tc>
          <w:tcPr>
            <w:tcW w:w="3960" w:type="dxa"/>
            <w:shd w:val="clear" w:color="auto" w:fill="FFFFFF"/>
            <w:vAlign w:val="center"/>
          </w:tcPr>
          <w:p w14:paraId="2CF4E521" w14:textId="77777777" w:rsidR="005F7ECE" w:rsidRDefault="00000000">
            <w:pPr>
              <w:spacing w:after="0" w:line="240" w:lineRule="auto"/>
            </w:pPr>
            <w:r>
              <w:rPr>
                <w:color w:val="191C20"/>
                <w:sz w:val="16"/>
              </w:rPr>
              <w:t>System malfunction warning</w:t>
            </w:r>
          </w:p>
        </w:tc>
        <w:tc>
          <w:tcPr>
            <w:tcW w:w="6264" w:type="dxa"/>
            <w:shd w:val="clear" w:color="auto" w:fill="FFFFFF"/>
            <w:vAlign w:val="center"/>
          </w:tcPr>
          <w:p w14:paraId="4A06DF15" w14:textId="77777777" w:rsidR="005F7ECE" w:rsidRDefault="00000000">
            <w:pPr>
              <w:spacing w:after="0" w:line="240" w:lineRule="auto"/>
            </w:pPr>
            <w:r>
              <w:rPr>
                <w:color w:val="191C20"/>
                <w:sz w:val="16"/>
              </w:rPr>
              <w:t>No later than 20 minutes after loss of required monitoring capability; shorter SmartSense limits may apply.</w:t>
            </w:r>
          </w:p>
        </w:tc>
      </w:tr>
      <w:tr w:rsidR="005F7ECE" w14:paraId="7CD40648" w14:textId="77777777">
        <w:trPr>
          <w:cantSplit/>
          <w:jc w:val="center"/>
        </w:trPr>
        <w:tc>
          <w:tcPr>
            <w:tcW w:w="3960" w:type="dxa"/>
            <w:shd w:val="clear" w:color="auto" w:fill="F4F6F8"/>
            <w:vAlign w:val="center"/>
          </w:tcPr>
          <w:p w14:paraId="60F35CBB" w14:textId="77777777" w:rsidR="005F7ECE" w:rsidRDefault="00000000">
            <w:pPr>
              <w:spacing w:after="0" w:line="240" w:lineRule="auto"/>
            </w:pPr>
            <w:r>
              <w:rPr>
                <w:color w:val="191C20"/>
                <w:sz w:val="16"/>
              </w:rPr>
              <w:t>Physical tire event to phone alert</w:t>
            </w:r>
          </w:p>
        </w:tc>
        <w:tc>
          <w:tcPr>
            <w:tcW w:w="6264" w:type="dxa"/>
            <w:shd w:val="clear" w:color="auto" w:fill="F4F6F8"/>
            <w:vAlign w:val="center"/>
          </w:tcPr>
          <w:p w14:paraId="73396B3D" w14:textId="77777777" w:rsidR="005F7ECE" w:rsidRDefault="00000000">
            <w:pPr>
              <w:spacing w:after="0" w:line="240" w:lineRule="auto"/>
            </w:pPr>
            <w:r>
              <w:rPr>
                <w:color w:val="191C20"/>
                <w:sz w:val="16"/>
              </w:rPr>
              <w:t>Measure separately by sensor operating mode, including sensor detection and sensor-to-gateway transmission time.</w:t>
            </w:r>
          </w:p>
        </w:tc>
      </w:tr>
      <w:tr w:rsidR="005F7ECE" w14:paraId="67C8E00D" w14:textId="77777777">
        <w:trPr>
          <w:cantSplit/>
          <w:jc w:val="center"/>
        </w:trPr>
        <w:tc>
          <w:tcPr>
            <w:tcW w:w="3960" w:type="dxa"/>
            <w:shd w:val="clear" w:color="auto" w:fill="FFFFFF"/>
            <w:vAlign w:val="center"/>
          </w:tcPr>
          <w:p w14:paraId="6D01F390" w14:textId="77777777" w:rsidR="005F7ECE" w:rsidRDefault="00000000">
            <w:pPr>
              <w:spacing w:after="0" w:line="240" w:lineRule="auto"/>
            </w:pPr>
            <w:del w:id="117" w:author="Author" w:date="2026-08-07T20:29:00Z" w16du:dateUtc="2026-08-07T17:29:00Z">
              <w:r>
                <w:rPr>
                  <w:color w:val="191C20"/>
                  <w:sz w:val="16"/>
                </w:rPr>
                <w:delText>Fallback</w:delText>
              </w:r>
            </w:del>
            <w:ins w:id="118" w:author="Author" w:date="2026-08-07T20:29:00Z" w16du:dateUtc="2026-08-07T17:29:00Z">
              <w:r>
                <w:rPr>
                  <w:color w:val="191C20"/>
                  <w:sz w:val="16"/>
                </w:rPr>
                <w:t>Optional</w:t>
              </w:r>
            </w:ins>
            <w:r>
              <w:rPr>
                <w:color w:val="191C20"/>
                <w:sz w:val="16"/>
              </w:rPr>
              <w:t xml:space="preserve"> telemetry</w:t>
            </w:r>
            <w:del w:id="119" w:author="Author" w:date="2026-08-07T20:29:00Z" w16du:dateUtc="2026-08-07T17:29:00Z">
              <w:r>
                <w:rPr>
                  <w:color w:val="191C20"/>
                  <w:sz w:val="16"/>
                </w:rPr>
                <w:delText>-only alert</w:delText>
              </w:r>
            </w:del>
            <w:ins w:id="120" w:author="Author" w:date="2026-08-07T20:29:00Z" w16du:dateUtc="2026-08-07T17:29:00Z">
              <w:r>
                <w:rPr>
                  <w:color w:val="191C20"/>
                  <w:sz w:val="16"/>
                </w:rPr>
                <w:t xml:space="preserve"> cross-check</w:t>
              </w:r>
            </w:ins>
          </w:p>
        </w:tc>
        <w:tc>
          <w:tcPr>
            <w:tcW w:w="6264" w:type="dxa"/>
            <w:shd w:val="clear" w:color="auto" w:fill="FFFFFF"/>
            <w:vAlign w:val="center"/>
          </w:tcPr>
          <w:p w14:paraId="7EE9BB71" w14:textId="77777777" w:rsidR="005F7ECE" w:rsidRDefault="00000000">
            <w:pPr>
              <w:spacing w:after="0" w:line="240" w:lineRule="auto"/>
            </w:pPr>
            <w:del w:id="121" w:author="Author" w:date="2026-08-07T20:29:00Z" w16du:dateUtc="2026-08-07T17:29:00Z">
              <w:r>
                <w:rPr>
                  <w:color w:val="191C20"/>
                  <w:sz w:val="16"/>
                </w:rPr>
                <w:delText>Evaluate on every</w:delText>
              </w:r>
            </w:del>
            <w:ins w:id="122" w:author="Author" w:date="2026-08-07T20:29:00Z" w16du:dateUtc="2026-08-07T17:29:00Z">
              <w:r>
                <w:rPr>
                  <w:color w:val="191C20"/>
                  <w:sz w:val="16"/>
                </w:rPr>
                <w:t>If implemented, evaluate received</w:t>
              </w:r>
            </w:ins>
            <w:r>
              <w:rPr>
                <w:color w:val="191C20"/>
                <w:sz w:val="16"/>
              </w:rPr>
              <w:t xml:space="preserve"> telemetry </w:t>
            </w:r>
            <w:del w:id="123" w:author="Author" w:date="2026-08-07T20:29:00Z" w16du:dateUtc="2026-08-07T17:29:00Z">
              <w:r>
                <w:rPr>
                  <w:color w:val="191C20"/>
                  <w:sz w:val="16"/>
                </w:rPr>
                <w:delText>notification.</w:delText>
              </w:r>
            </w:del>
            <w:ins w:id="124" w:author="Author" w:date="2026-08-07T20:29:00Z" w16du:dateUtc="2026-08-07T17:29:00Z">
              <w:r>
                <w:rPr>
                  <w:color w:val="191C20"/>
                  <w:sz w:val="16"/>
                </w:rPr>
                <w:t>without delaying gateway event presentation.</w:t>
              </w:r>
            </w:ins>
            <w:r>
              <w:rPr>
                <w:color w:val="191C20"/>
                <w:sz w:val="16"/>
              </w:rPr>
              <w:t xml:space="preserve"> Do not </w:t>
            </w:r>
            <w:del w:id="125" w:author="Author" w:date="2026-08-07T20:29:00Z" w16du:dateUtc="2026-08-07T17:29:00Z">
              <w:r>
                <w:rPr>
                  <w:color w:val="191C20"/>
                  <w:sz w:val="16"/>
                </w:rPr>
                <w:delText>claim</w:delText>
              </w:r>
            </w:del>
            <w:ins w:id="126" w:author="Author" w:date="2026-08-07T20:29:00Z" w16du:dateUtc="2026-08-07T17:29:00Z">
              <w:r>
                <w:rPr>
                  <w:color w:val="191C20"/>
                  <w:sz w:val="16"/>
                </w:rPr>
                <w:t>represent this optional fallback as the</w:t>
              </w:r>
            </w:ins>
            <w:r>
              <w:rPr>
                <w:color w:val="191C20"/>
                <w:sz w:val="16"/>
              </w:rPr>
              <w:t xml:space="preserve"> guaranteed sub-500 </w:t>
            </w:r>
            <w:proofErr w:type="spellStart"/>
            <w:r>
              <w:rPr>
                <w:color w:val="191C20"/>
                <w:sz w:val="16"/>
              </w:rPr>
              <w:t>ms</w:t>
            </w:r>
            <w:proofErr w:type="spellEnd"/>
            <w:r>
              <w:rPr>
                <w:color w:val="191C20"/>
                <w:sz w:val="16"/>
              </w:rPr>
              <w:t xml:space="preserve"> </w:t>
            </w:r>
            <w:del w:id="127" w:author="Author" w:date="2026-08-07T20:29:00Z" w16du:dateUtc="2026-08-07T17:29:00Z">
              <w:r>
                <w:rPr>
                  <w:color w:val="191C20"/>
                  <w:sz w:val="16"/>
                </w:rPr>
                <w:delText xml:space="preserve">latency for this fallback </w:delText>
              </w:r>
            </w:del>
            <w:ins w:id="128" w:author="Author" w:date="2026-08-07T20:29:00Z" w16du:dateUtc="2026-08-07T17:29:00Z">
              <w:r>
                <w:rPr>
                  <w:color w:val="191C20"/>
                  <w:sz w:val="16"/>
                </w:rPr>
                <w:t xml:space="preserve">safety </w:t>
              </w:r>
            </w:ins>
            <w:r>
              <w:rPr>
                <w:color w:val="191C20"/>
                <w:sz w:val="16"/>
              </w:rPr>
              <w:t>path.</w:t>
            </w:r>
          </w:p>
        </w:tc>
      </w:tr>
    </w:tbl>
    <w:p w14:paraId="20483242" w14:textId="77777777" w:rsidR="005F7ECE" w:rsidRDefault="005F7ECE">
      <w:pPr>
        <w:spacing w:after="0"/>
      </w:pPr>
    </w:p>
    <w:tbl>
      <w:tblPr>
        <w:tblW w:w="0" w:type="auto"/>
        <w:jc w:val="center"/>
        <w:tblLook w:val="04A0" w:firstRow="1" w:lastRow="0" w:firstColumn="1" w:lastColumn="0" w:noHBand="0" w:noVBand="1"/>
        <w:tblPrChange w:id="129" w:author="Author" w:date="2026-08-07T20:29:00Z" w16du:dateUtc="2026-08-07T17:29:00Z">
          <w:tblPr>
            <w:tblW w:w="0" w:type="auto"/>
            <w:jc w:val="center"/>
            <w:tblLook w:val="04A0" w:firstRow="1" w:lastRow="0" w:firstColumn="1" w:lastColumn="0" w:noHBand="0" w:noVBand="1"/>
          </w:tblPr>
        </w:tblPrChange>
      </w:tblPr>
      <w:tblGrid>
        <w:gridCol w:w="10284"/>
        <w:tblGridChange w:id="130">
          <w:tblGrid>
            <w:gridCol w:w="121"/>
            <w:gridCol w:w="10189"/>
            <w:gridCol w:w="95"/>
          </w:tblGrid>
        </w:tblGridChange>
      </w:tblGrid>
      <w:tr w:rsidR="005F7ECE" w14:paraId="43BD49A0" w14:textId="77777777">
        <w:trPr>
          <w:cantSplit/>
          <w:jc w:val="center"/>
          <w:trPrChange w:id="131" w:author="Author" w:date="2026-08-07T20:29:00Z" w16du:dateUtc="2026-08-07T17:29:00Z">
            <w:trPr>
              <w:gridAfter w:val="0"/>
              <w:jc w:val="center"/>
            </w:trPr>
          </w:trPrChange>
        </w:trPr>
        <w:tc>
          <w:tcPr>
            <w:tcW w:w="10310" w:type="dxa"/>
            <w:tcBorders>
              <w:top w:val="single" w:sz="10" w:space="0" w:color="BE2D2D"/>
              <w:left w:val="single" w:sz="10" w:space="0" w:color="BE2D2D"/>
              <w:bottom w:val="single" w:sz="10" w:space="0" w:color="BE2D2D"/>
              <w:right w:val="single" w:sz="10" w:space="0" w:color="BE2D2D"/>
            </w:tcBorders>
            <w:shd w:val="clear" w:color="auto" w:fill="FCEBEB"/>
            <w:vAlign w:val="center"/>
            <w:tcPrChange w:id="132" w:author="Author" w:date="2026-08-07T20:29:00Z" w16du:dateUtc="2026-08-07T17:29:00Z">
              <w:tcPr>
                <w:tcW w:w="10310" w:type="dxa"/>
                <w:gridSpan w:val="2"/>
                <w:tcBorders>
                  <w:top w:val="single" w:sz="10" w:space="0" w:color="BE2D2D"/>
                  <w:left w:val="single" w:sz="10" w:space="0" w:color="BE2D2D"/>
                  <w:bottom w:val="single" w:sz="10" w:space="0" w:color="BE2D2D"/>
                  <w:right w:val="single" w:sz="10" w:space="0" w:color="BE2D2D"/>
                </w:tcBorders>
                <w:shd w:val="clear" w:color="auto" w:fill="FCEBEB"/>
                <w:vAlign w:val="center"/>
              </w:tcPr>
            </w:tcPrChange>
          </w:tcPr>
          <w:p w14:paraId="0CBCD829" w14:textId="77777777" w:rsidR="005F7ECE" w:rsidRDefault="00000000">
            <w:pPr>
              <w:spacing w:after="0" w:line="240" w:lineRule="auto"/>
            </w:pPr>
            <w:r>
              <w:rPr>
                <w:b/>
                <w:color w:val="BE2D2D"/>
              </w:rPr>
              <w:t>Do not claim sub-500 ms from the physical tire event unless the full sensor-to-gateway-to-phone path has been tested for the applicable TPMS operating mode.</w:t>
            </w:r>
          </w:p>
        </w:tc>
      </w:tr>
    </w:tbl>
    <w:p w14:paraId="4FBE69D2" w14:textId="77777777" w:rsidR="005F7ECE" w:rsidRDefault="005F7ECE">
      <w:pPr>
        <w:spacing w:after="0"/>
      </w:pPr>
    </w:p>
    <w:p w14:paraId="56EE904E" w14:textId="77777777" w:rsidR="005F7ECE" w:rsidRDefault="00000000">
      <w:pPr>
        <w:pStyle w:val="Heading1"/>
      </w:pPr>
      <w:r>
        <w:t>12. Cloud and Backend Requirements</w:t>
      </w:r>
    </w:p>
    <w:tbl>
      <w:tblPr>
        <w:tblStyle w:val="TableGrid"/>
        <w:tblW w:w="0" w:type="auto"/>
        <w:jc w:val="center"/>
        <w:tblLayout w:type="fixed"/>
        <w:tblLook w:val="04A0" w:firstRow="1" w:lastRow="0" w:firstColumn="1" w:lastColumn="0" w:noHBand="0" w:noVBand="1"/>
      </w:tblPr>
      <w:tblGrid>
        <w:gridCol w:w="2376"/>
        <w:gridCol w:w="7848"/>
      </w:tblGrid>
      <w:tr w:rsidR="005F7ECE" w14:paraId="66439B5F" w14:textId="77777777">
        <w:trPr>
          <w:tblHeader/>
          <w:jc w:val="center"/>
        </w:trPr>
        <w:tc>
          <w:tcPr>
            <w:tcW w:w="2376" w:type="dxa"/>
            <w:shd w:val="clear" w:color="auto" w:fill="0F2B55"/>
            <w:vAlign w:val="center"/>
          </w:tcPr>
          <w:p w14:paraId="1922D336" w14:textId="77777777" w:rsidR="005F7ECE" w:rsidRDefault="00000000">
            <w:pPr>
              <w:spacing w:after="0" w:line="240" w:lineRule="auto"/>
              <w:jc w:val="center"/>
            </w:pPr>
            <w:r>
              <w:rPr>
                <w:b/>
                <w:color w:val="FFFFFF"/>
                <w:sz w:val="16"/>
              </w:rPr>
              <w:t>Requirement</w:t>
            </w:r>
          </w:p>
        </w:tc>
        <w:tc>
          <w:tcPr>
            <w:tcW w:w="7848" w:type="dxa"/>
            <w:shd w:val="clear" w:color="auto" w:fill="0F2B55"/>
            <w:vAlign w:val="center"/>
          </w:tcPr>
          <w:p w14:paraId="680D6E0B" w14:textId="77777777" w:rsidR="005F7ECE" w:rsidRDefault="00000000">
            <w:pPr>
              <w:spacing w:after="0" w:line="240" w:lineRule="auto"/>
              <w:jc w:val="center"/>
            </w:pPr>
            <w:r>
              <w:rPr>
                <w:b/>
                <w:color w:val="FFFFFF"/>
                <w:sz w:val="16"/>
              </w:rPr>
              <w:t>Specification</w:t>
            </w:r>
          </w:p>
        </w:tc>
      </w:tr>
      <w:tr w:rsidR="005F7ECE" w14:paraId="2548AE5E" w14:textId="77777777">
        <w:trPr>
          <w:cantSplit/>
          <w:jc w:val="center"/>
        </w:trPr>
        <w:tc>
          <w:tcPr>
            <w:tcW w:w="2376" w:type="dxa"/>
            <w:shd w:val="clear" w:color="auto" w:fill="F4F6F8"/>
            <w:vAlign w:val="center"/>
          </w:tcPr>
          <w:p w14:paraId="4AAC839F" w14:textId="77777777" w:rsidR="005F7ECE" w:rsidRDefault="00000000">
            <w:pPr>
              <w:spacing w:after="0" w:line="240" w:lineRule="auto"/>
            </w:pPr>
            <w:r>
              <w:rPr>
                <w:color w:val="191C20"/>
                <w:sz w:val="16"/>
              </w:rPr>
              <w:t>Profile service</w:t>
            </w:r>
          </w:p>
        </w:tc>
        <w:tc>
          <w:tcPr>
            <w:tcW w:w="7848" w:type="dxa"/>
            <w:shd w:val="clear" w:color="auto" w:fill="F4F6F8"/>
            <w:vAlign w:val="center"/>
          </w:tcPr>
          <w:p w14:paraId="57424B1E" w14:textId="77777777" w:rsidR="005F7ECE" w:rsidRDefault="00000000">
            <w:pPr>
              <w:spacing w:after="0" w:line="240" w:lineRule="auto"/>
            </w:pPr>
            <w:r>
              <w:rPr>
                <w:color w:val="191C20"/>
                <w:sz w:val="16"/>
              </w:rPr>
              <w:t>Maintain versioned profiles by OEM, model, VIN, tire specification or other authorized level.</w:t>
            </w:r>
          </w:p>
        </w:tc>
      </w:tr>
      <w:tr w:rsidR="005F7ECE" w14:paraId="17F1779B" w14:textId="77777777">
        <w:trPr>
          <w:cantSplit/>
          <w:jc w:val="center"/>
        </w:trPr>
        <w:tc>
          <w:tcPr>
            <w:tcW w:w="2376" w:type="dxa"/>
            <w:shd w:val="clear" w:color="auto" w:fill="FFFFFF"/>
            <w:vAlign w:val="center"/>
          </w:tcPr>
          <w:p w14:paraId="70561846" w14:textId="77777777" w:rsidR="005F7ECE" w:rsidRDefault="00000000">
            <w:pPr>
              <w:spacing w:after="0" w:line="240" w:lineRule="auto"/>
            </w:pPr>
            <w:r>
              <w:rPr>
                <w:color w:val="191C20"/>
                <w:sz w:val="16"/>
              </w:rPr>
              <w:t>Profile content</w:t>
            </w:r>
          </w:p>
        </w:tc>
        <w:tc>
          <w:tcPr>
            <w:tcW w:w="7848" w:type="dxa"/>
            <w:shd w:val="clear" w:color="auto" w:fill="FFFFFF"/>
            <w:vAlign w:val="center"/>
          </w:tcPr>
          <w:p w14:paraId="31EE2440" w14:textId="77777777" w:rsidR="005F7ECE" w:rsidRDefault="00000000">
            <w:pPr>
              <w:spacing w:after="0" w:line="240" w:lineRule="auto"/>
            </w:pPr>
            <w:r>
              <w:rPr>
                <w:color w:val="191C20"/>
                <w:sz w:val="16"/>
              </w:rPr>
              <w:t>Include SSP, pressure/temperature thresholds, temperature compensation, hysteresis, debounce, clear logic, severity, messages, malfunction timeouts and event codes.</w:t>
            </w:r>
          </w:p>
        </w:tc>
      </w:tr>
      <w:tr w:rsidR="005F7ECE" w14:paraId="722B688C" w14:textId="77777777">
        <w:trPr>
          <w:cantSplit/>
          <w:jc w:val="center"/>
        </w:trPr>
        <w:tc>
          <w:tcPr>
            <w:tcW w:w="2376" w:type="dxa"/>
            <w:shd w:val="clear" w:color="auto" w:fill="F4F6F8"/>
            <w:vAlign w:val="center"/>
          </w:tcPr>
          <w:p w14:paraId="25862C4F" w14:textId="77777777" w:rsidR="005F7ECE" w:rsidRDefault="00000000">
            <w:pPr>
              <w:spacing w:after="0" w:line="240" w:lineRule="auto"/>
            </w:pPr>
            <w:r>
              <w:rPr>
                <w:color w:val="191C20"/>
                <w:sz w:val="16"/>
              </w:rPr>
              <w:t>Synchronization</w:t>
            </w:r>
          </w:p>
        </w:tc>
        <w:tc>
          <w:tcPr>
            <w:tcW w:w="7848" w:type="dxa"/>
            <w:shd w:val="clear" w:color="auto" w:fill="F4F6F8"/>
            <w:vAlign w:val="center"/>
          </w:tcPr>
          <w:p w14:paraId="275E929D" w14:textId="77777777" w:rsidR="005F7ECE" w:rsidRDefault="00000000">
            <w:pPr>
              <w:spacing w:after="0" w:line="240" w:lineRule="auto"/>
            </w:pPr>
            <w:r>
              <w:rPr>
                <w:color w:val="191C20"/>
                <w:sz w:val="16"/>
              </w:rPr>
              <w:t>Deliver the approved profile to gateway and app and retain a complete audit history.</w:t>
            </w:r>
          </w:p>
        </w:tc>
      </w:tr>
      <w:tr w:rsidR="005F7ECE" w14:paraId="2CEA7B90" w14:textId="77777777">
        <w:trPr>
          <w:cantSplit/>
          <w:jc w:val="center"/>
        </w:trPr>
        <w:tc>
          <w:tcPr>
            <w:tcW w:w="2376" w:type="dxa"/>
            <w:shd w:val="clear" w:color="auto" w:fill="FFFFFF"/>
            <w:vAlign w:val="center"/>
          </w:tcPr>
          <w:p w14:paraId="0656C90F" w14:textId="77777777" w:rsidR="005F7ECE" w:rsidRDefault="00000000">
            <w:pPr>
              <w:spacing w:after="0" w:line="240" w:lineRule="auto"/>
            </w:pPr>
            <w:r>
              <w:rPr>
                <w:color w:val="191C20"/>
                <w:sz w:val="16"/>
              </w:rPr>
              <w:t>Event ingestion</w:t>
            </w:r>
          </w:p>
        </w:tc>
        <w:tc>
          <w:tcPr>
            <w:tcW w:w="7848" w:type="dxa"/>
            <w:shd w:val="clear" w:color="auto" w:fill="FFFFFF"/>
            <w:vAlign w:val="center"/>
          </w:tcPr>
          <w:p w14:paraId="4A6C0436" w14:textId="77777777" w:rsidR="005F7ECE" w:rsidRDefault="00000000">
            <w:pPr>
              <w:spacing w:after="0" w:line="240" w:lineRule="auto"/>
            </w:pPr>
            <w:r>
              <w:rPr>
                <w:color w:val="191C20"/>
                <w:sz w:val="16"/>
              </w:rPr>
              <w:t>Preserve the gateway Event ID/event key through cloud storage and notification.</w:t>
            </w:r>
          </w:p>
        </w:tc>
      </w:tr>
      <w:tr w:rsidR="005F7ECE" w14:paraId="3E640AB4" w14:textId="77777777">
        <w:trPr>
          <w:cantSplit/>
          <w:jc w:val="center"/>
        </w:trPr>
        <w:tc>
          <w:tcPr>
            <w:tcW w:w="2376" w:type="dxa"/>
            <w:shd w:val="clear" w:color="auto" w:fill="F4F6F8"/>
            <w:vAlign w:val="center"/>
          </w:tcPr>
          <w:p w14:paraId="3A930506" w14:textId="77777777" w:rsidR="005F7ECE" w:rsidRDefault="00000000">
            <w:pPr>
              <w:spacing w:after="0" w:line="240" w:lineRule="auto"/>
            </w:pPr>
            <w:r>
              <w:rPr>
                <w:color w:val="191C20"/>
                <w:sz w:val="16"/>
              </w:rPr>
              <w:t>Deduplication</w:t>
            </w:r>
          </w:p>
        </w:tc>
        <w:tc>
          <w:tcPr>
            <w:tcW w:w="7848" w:type="dxa"/>
            <w:shd w:val="clear" w:color="auto" w:fill="F4F6F8"/>
            <w:vAlign w:val="center"/>
          </w:tcPr>
          <w:p w14:paraId="35349C7C" w14:textId="77777777" w:rsidR="005F7ECE" w:rsidRDefault="00000000">
            <w:pPr>
              <w:spacing w:after="0" w:line="240" w:lineRule="auto"/>
            </w:pPr>
            <w:r>
              <w:rPr>
                <w:color w:val="191C20"/>
                <w:sz w:val="16"/>
              </w:rPr>
              <w:t>Include the same event identity in push payloads so a phone that already presented the BLE alert suppresses a duplicate.</w:t>
            </w:r>
          </w:p>
        </w:tc>
      </w:tr>
      <w:tr w:rsidR="005F7ECE" w14:paraId="47D86E3C" w14:textId="77777777">
        <w:trPr>
          <w:cantSplit/>
          <w:jc w:val="center"/>
        </w:trPr>
        <w:tc>
          <w:tcPr>
            <w:tcW w:w="2376" w:type="dxa"/>
            <w:shd w:val="clear" w:color="auto" w:fill="FFFFFF"/>
            <w:vAlign w:val="center"/>
          </w:tcPr>
          <w:p w14:paraId="1EFB6413" w14:textId="77777777" w:rsidR="005F7ECE" w:rsidRDefault="00000000">
            <w:pPr>
              <w:spacing w:after="0" w:line="240" w:lineRule="auto"/>
            </w:pPr>
            <w:r>
              <w:rPr>
                <w:color w:val="191C20"/>
                <w:sz w:val="16"/>
              </w:rPr>
              <w:t>Historical record</w:t>
            </w:r>
          </w:p>
        </w:tc>
        <w:tc>
          <w:tcPr>
            <w:tcW w:w="7848" w:type="dxa"/>
            <w:shd w:val="clear" w:color="auto" w:fill="FFFFFF"/>
            <w:vAlign w:val="center"/>
          </w:tcPr>
          <w:p w14:paraId="2D3AE7B9" w14:textId="77777777" w:rsidR="005F7ECE" w:rsidRDefault="00000000">
            <w:pPr>
              <w:spacing w:after="0" w:line="240" w:lineRule="auto"/>
            </w:pPr>
            <w:r>
              <w:rPr>
                <w:color w:val="191C20"/>
                <w:sz w:val="16"/>
              </w:rPr>
              <w:t>Store event, readings, tire position, profile version, timestamps, acknowledgement, resolution and connection state under the VIN.</w:t>
            </w:r>
          </w:p>
        </w:tc>
      </w:tr>
      <w:tr w:rsidR="005F7ECE" w14:paraId="1BDEF70E" w14:textId="77777777">
        <w:trPr>
          <w:cantSplit/>
          <w:jc w:val="center"/>
        </w:trPr>
        <w:tc>
          <w:tcPr>
            <w:tcW w:w="2376" w:type="dxa"/>
            <w:shd w:val="clear" w:color="auto" w:fill="F4F6F8"/>
            <w:vAlign w:val="center"/>
          </w:tcPr>
          <w:p w14:paraId="5509DF51" w14:textId="77777777" w:rsidR="005F7ECE" w:rsidRDefault="00000000">
            <w:pPr>
              <w:spacing w:after="0" w:line="240" w:lineRule="auto"/>
            </w:pPr>
            <w:r>
              <w:rPr>
                <w:color w:val="191C20"/>
                <w:sz w:val="16"/>
              </w:rPr>
              <w:t>SSP administration</w:t>
            </w:r>
          </w:p>
        </w:tc>
        <w:tc>
          <w:tcPr>
            <w:tcW w:w="7848" w:type="dxa"/>
            <w:shd w:val="clear" w:color="auto" w:fill="F4F6F8"/>
            <w:vAlign w:val="center"/>
          </w:tcPr>
          <w:p w14:paraId="76C9195D" w14:textId="77777777" w:rsidR="005F7ECE" w:rsidRDefault="00000000">
            <w:pPr>
              <w:spacing w:after="0" w:line="240" w:lineRule="auto"/>
            </w:pPr>
            <w:r>
              <w:rPr>
                <w:color w:val="191C20"/>
                <w:sz w:val="16"/>
              </w:rPr>
              <w:t>Allow authorized users to enter or adjust SSP values and audit all changes.</w:t>
            </w:r>
          </w:p>
        </w:tc>
      </w:tr>
    </w:tbl>
    <w:p w14:paraId="53B887B6" w14:textId="77777777" w:rsidR="005F7ECE" w:rsidRDefault="005F7ECE">
      <w:pPr>
        <w:spacing w:after="0"/>
      </w:pPr>
    </w:p>
    <w:p w14:paraId="693B30B9" w14:textId="77777777" w:rsidR="005F7ECE" w:rsidRDefault="00000000">
      <w:pPr>
        <w:pStyle w:val="Heading1"/>
      </w:pPr>
      <w:r>
        <w:t>13. Application State, Background Operation and Power</w:t>
      </w:r>
    </w:p>
    <w:p w14:paraId="1EC920B8" w14:textId="77777777" w:rsidR="005F7ECE" w:rsidRDefault="00000000">
      <w:r>
        <w:rPr>
          <w:b/>
        </w:rPr>
        <w:t xml:space="preserve">Design objective. </w:t>
      </w:r>
      <w:r>
        <w:t>The mobile app should use platform-supported BLE background mechanisms so it can continue receiving gateway notifications and create a local connection-loss warning when the phone is locked or the app is backgrounded. Actual behavior must be validated separately on the approved iOS and Android device/OS matrix.</w:t>
      </w:r>
    </w:p>
    <w:p w14:paraId="24F901D2" w14:textId="77777777" w:rsidR="005F7ECE" w:rsidRDefault="00000000">
      <w:pPr>
        <w:pStyle w:val="ListBullet"/>
        <w:spacing w:after="30" w:line="247" w:lineRule="auto"/>
      </w:pPr>
      <w:r>
        <w:t>Use event-driven BLE notifications rather than one-second polling reads.</w:t>
      </w:r>
    </w:p>
    <w:p w14:paraId="7FC799FF" w14:textId="77777777" w:rsidR="005F7ECE" w:rsidRDefault="00000000">
      <w:pPr>
        <w:pStyle w:val="ListBullet"/>
        <w:spacing w:after="30" w:line="247" w:lineRule="auto"/>
        <w:rPr>
          <w:ins w:id="133" w:author="Author" w:date="2026-08-07T20:29:00Z" w16du:dateUtc="2026-08-07T17:29:00Z"/>
        </w:rPr>
      </w:pPr>
      <w:ins w:id="134" w:author="Author" w:date="2026-08-07T20:29:00Z" w16du:dateUtc="2026-08-07T17:29:00Z">
        <w:r>
          <w:t>Receiving compact BLE data every second does not require redrawing the full screen every second. Decouple BLE receipt, data processing, database writes and visible UI refresh.</w:t>
        </w:r>
      </w:ins>
    </w:p>
    <w:p w14:paraId="276BBB22" w14:textId="77777777" w:rsidR="005F7ECE" w:rsidRDefault="00000000">
      <w:pPr>
        <w:pStyle w:val="ListBullet"/>
        <w:spacing w:after="30" w:line="247" w:lineRule="auto"/>
      </w:pPr>
      <w:r>
        <w:t>Use automatic reconnection and platform-supported background BLE services.</w:t>
      </w:r>
    </w:p>
    <w:p w14:paraId="6AF6C59D" w14:textId="77777777" w:rsidR="005F7ECE" w:rsidRDefault="00000000">
      <w:pPr>
        <w:pStyle w:val="ListBullet"/>
        <w:spacing w:after="30" w:line="247" w:lineRule="auto"/>
      </w:pPr>
      <w:r>
        <w:t>Do not claim monitoring is active if the operating system has suspended the required BLE or alert process.</w:t>
      </w:r>
    </w:p>
    <w:p w14:paraId="18081611" w14:textId="77777777" w:rsidR="005F7ECE" w:rsidRDefault="00000000">
      <w:pPr>
        <w:pStyle w:val="ListBullet"/>
        <w:spacing w:after="30" w:line="247" w:lineRule="auto"/>
      </w:pPr>
      <w:r>
        <w:t>Make screen keep-awake optional and limited to user-selected Driving Mode.</w:t>
      </w:r>
    </w:p>
    <w:p w14:paraId="094351BC" w14:textId="77777777" w:rsidR="005F7ECE" w:rsidRDefault="00000000">
      <w:pPr>
        <w:pStyle w:val="ListBullet"/>
        <w:spacing w:after="30" w:line="247" w:lineRule="auto"/>
      </w:pPr>
      <w:r>
        <w:t>Reduce UI rendering and high-frequency processing when the screen is off while preserving required alert handling.</w:t>
      </w:r>
    </w:p>
    <w:p w14:paraId="76A35EAD" w14:textId="77777777" w:rsidR="005F7ECE" w:rsidRDefault="00000000">
      <w:pPr>
        <w:pStyle w:val="ListBullet"/>
        <w:spacing w:after="30" w:line="247" w:lineRule="auto"/>
      </w:pPr>
      <w:r>
        <w:t>Measure battery impact over 4-, 8- and 12-hour driving sessions, with screen on/off and vehicle power connected/disconnected.</w:t>
      </w:r>
    </w:p>
    <w:p w14:paraId="74741AB1" w14:textId="77777777" w:rsidR="005F7ECE" w:rsidRDefault="00000000">
      <w:pPr>
        <w:pStyle w:val="ListBullet"/>
        <w:spacing w:after="30" w:line="247" w:lineRule="auto"/>
      </w:pPr>
      <w:r>
        <w:t>Owner instructions must explain that the phone/app must be available, paired and connected for the phone to serve as the HMI.</w:t>
      </w:r>
    </w:p>
    <w:tbl>
      <w:tblPr>
        <w:tblW w:w="0" w:type="auto"/>
        <w:jc w:val="center"/>
        <w:tblLook w:val="04A0" w:firstRow="1" w:lastRow="0" w:firstColumn="1" w:lastColumn="0" w:noHBand="0" w:noVBand="1"/>
        <w:tblPrChange w:id="135" w:author="Author" w:date="2026-08-07T20:29:00Z" w16du:dateUtc="2026-08-07T17:29:00Z">
          <w:tblPr>
            <w:tblW w:w="0" w:type="auto"/>
            <w:jc w:val="center"/>
            <w:tblLook w:val="04A0" w:firstRow="1" w:lastRow="0" w:firstColumn="1" w:lastColumn="0" w:noHBand="0" w:noVBand="1"/>
          </w:tblPr>
        </w:tblPrChange>
      </w:tblPr>
      <w:tblGrid>
        <w:gridCol w:w="10284"/>
        <w:tblGridChange w:id="136">
          <w:tblGrid>
            <w:gridCol w:w="121"/>
            <w:gridCol w:w="10189"/>
            <w:gridCol w:w="95"/>
          </w:tblGrid>
        </w:tblGridChange>
      </w:tblGrid>
      <w:tr w:rsidR="005F7ECE" w14:paraId="5ECC2BDF" w14:textId="77777777">
        <w:trPr>
          <w:cantSplit/>
          <w:jc w:val="center"/>
          <w:trPrChange w:id="137" w:author="Author" w:date="2026-08-07T20:29:00Z" w16du:dateUtc="2026-08-07T17:29:00Z">
            <w:trPr>
              <w:gridAfter w:val="0"/>
              <w:jc w:val="center"/>
            </w:trPr>
          </w:trPrChange>
        </w:trPr>
        <w:tc>
          <w:tcPr>
            <w:tcW w:w="10310" w:type="dxa"/>
            <w:tcBorders>
              <w:top w:val="single" w:sz="10" w:space="0" w:color="D27814"/>
              <w:left w:val="single" w:sz="10" w:space="0" w:color="D27814"/>
              <w:bottom w:val="single" w:sz="10" w:space="0" w:color="D27814"/>
              <w:right w:val="single" w:sz="10" w:space="0" w:color="D27814"/>
            </w:tcBorders>
            <w:shd w:val="clear" w:color="auto" w:fill="FFF4E5"/>
            <w:vAlign w:val="center"/>
            <w:tcPrChange w:id="138" w:author="Author" w:date="2026-08-07T20:29:00Z" w16du:dateUtc="2026-08-07T17:29:00Z">
              <w:tcPr>
                <w:tcW w:w="10310" w:type="dxa"/>
                <w:gridSpan w:val="2"/>
                <w:tcBorders>
                  <w:top w:val="single" w:sz="10" w:space="0" w:color="D27814"/>
                  <w:left w:val="single" w:sz="10" w:space="0" w:color="D27814"/>
                  <w:bottom w:val="single" w:sz="10" w:space="0" w:color="D27814"/>
                  <w:right w:val="single" w:sz="10" w:space="0" w:color="D27814"/>
                </w:tcBorders>
                <w:shd w:val="clear" w:color="auto" w:fill="FFF4E5"/>
                <w:vAlign w:val="center"/>
              </w:tcPr>
            </w:tcPrChange>
          </w:tcPr>
          <w:p w14:paraId="2530DE48" w14:textId="77777777" w:rsidR="005F7ECE" w:rsidRDefault="00000000">
            <w:pPr>
              <w:spacing w:after="0" w:line="240" w:lineRule="auto"/>
            </w:pPr>
            <w:r>
              <w:rPr>
                <w:b/>
                <w:color w:val="BE6E14"/>
              </w:rPr>
              <w:t>A local connection-loss alert can only occur after an HMI connection has been established. It does not solve a phone that is absent, powered off, never paired, or an app that was never started. The UI and owner instructions must make this operating dependency unmistakable.</w:t>
            </w:r>
          </w:p>
        </w:tc>
      </w:tr>
    </w:tbl>
    <w:p w14:paraId="59BC014C" w14:textId="77777777" w:rsidR="005F7ECE" w:rsidRDefault="005F7ECE">
      <w:pPr>
        <w:spacing w:after="0"/>
      </w:pPr>
    </w:p>
    <w:p w14:paraId="1C8AA10B" w14:textId="77777777" w:rsidR="005F7ECE" w:rsidRDefault="00000000">
      <w:pPr>
        <w:pStyle w:val="Heading1"/>
      </w:pPr>
      <w:r>
        <w:t>14. Developer Task Matrix</w:t>
      </w:r>
    </w:p>
    <w:tbl>
      <w:tblPr>
        <w:tblStyle w:val="TableGrid"/>
        <w:tblW w:w="0" w:type="auto"/>
        <w:jc w:val="center"/>
        <w:tblLayout w:type="fixed"/>
        <w:tblLook w:val="04A0" w:firstRow="1" w:lastRow="0" w:firstColumn="1" w:lastColumn="0" w:noHBand="0" w:noVBand="1"/>
      </w:tblPr>
      <w:tblGrid>
        <w:gridCol w:w="1728"/>
        <w:gridCol w:w="4680"/>
        <w:gridCol w:w="3816"/>
      </w:tblGrid>
      <w:tr w:rsidR="005F7ECE" w14:paraId="48CAB40E" w14:textId="77777777">
        <w:trPr>
          <w:tblHeader/>
          <w:jc w:val="center"/>
        </w:trPr>
        <w:tc>
          <w:tcPr>
            <w:tcW w:w="1728" w:type="dxa"/>
            <w:shd w:val="clear" w:color="auto" w:fill="0F2B55"/>
            <w:vAlign w:val="center"/>
          </w:tcPr>
          <w:p w14:paraId="0D50F412" w14:textId="77777777" w:rsidR="005F7ECE" w:rsidRDefault="00000000">
            <w:pPr>
              <w:spacing w:after="0" w:line="240" w:lineRule="auto"/>
              <w:jc w:val="center"/>
            </w:pPr>
            <w:r>
              <w:rPr>
                <w:b/>
                <w:color w:val="FFFFFF"/>
                <w:sz w:val="15"/>
              </w:rPr>
              <w:t>Team</w:t>
            </w:r>
          </w:p>
        </w:tc>
        <w:tc>
          <w:tcPr>
            <w:tcW w:w="4680" w:type="dxa"/>
            <w:shd w:val="clear" w:color="auto" w:fill="0F2B55"/>
            <w:vAlign w:val="center"/>
          </w:tcPr>
          <w:p w14:paraId="75B01E8B" w14:textId="77777777" w:rsidR="005F7ECE" w:rsidRDefault="00000000">
            <w:pPr>
              <w:spacing w:after="0" w:line="240" w:lineRule="auto"/>
              <w:jc w:val="center"/>
            </w:pPr>
            <w:r>
              <w:rPr>
                <w:b/>
                <w:color w:val="FFFFFF"/>
                <w:sz w:val="15"/>
              </w:rPr>
              <w:t>Required Deliverable</w:t>
            </w:r>
          </w:p>
        </w:tc>
        <w:tc>
          <w:tcPr>
            <w:tcW w:w="3816" w:type="dxa"/>
            <w:shd w:val="clear" w:color="auto" w:fill="0F2B55"/>
            <w:vAlign w:val="center"/>
          </w:tcPr>
          <w:p w14:paraId="0090A9B2" w14:textId="77777777" w:rsidR="005F7ECE" w:rsidRDefault="00000000">
            <w:pPr>
              <w:spacing w:after="0" w:line="240" w:lineRule="auto"/>
              <w:jc w:val="center"/>
            </w:pPr>
            <w:r>
              <w:rPr>
                <w:b/>
                <w:color w:val="FFFFFF"/>
                <w:sz w:val="15"/>
              </w:rPr>
              <w:t>Acceptance Outcome</w:t>
            </w:r>
          </w:p>
        </w:tc>
      </w:tr>
      <w:tr w:rsidR="005F7ECE" w14:paraId="3A86363B" w14:textId="77777777">
        <w:trPr>
          <w:cantSplit/>
          <w:jc w:val="center"/>
        </w:trPr>
        <w:tc>
          <w:tcPr>
            <w:tcW w:w="1728" w:type="dxa"/>
            <w:shd w:val="clear" w:color="auto" w:fill="F4F6F8"/>
            <w:vAlign w:val="center"/>
          </w:tcPr>
          <w:p w14:paraId="236A653D" w14:textId="77777777" w:rsidR="005F7ECE" w:rsidRDefault="00000000">
            <w:pPr>
              <w:spacing w:after="0" w:line="240" w:lineRule="auto"/>
            </w:pPr>
            <w:r>
              <w:rPr>
                <w:color w:val="191C20"/>
                <w:sz w:val="15"/>
              </w:rPr>
              <w:t>Gateway Firmware</w:t>
            </w:r>
          </w:p>
        </w:tc>
        <w:tc>
          <w:tcPr>
            <w:tcW w:w="4680" w:type="dxa"/>
            <w:shd w:val="clear" w:color="auto" w:fill="F4F6F8"/>
            <w:vAlign w:val="center"/>
          </w:tcPr>
          <w:p w14:paraId="43BAA688" w14:textId="77777777" w:rsidR="005F7ECE" w:rsidRDefault="00000000">
            <w:pPr>
              <w:spacing w:after="0" w:line="240" w:lineRule="auto"/>
            </w:pPr>
            <w:r>
              <w:rPr>
                <w:color w:val="191C20"/>
                <w:sz w:val="15"/>
              </w:rPr>
              <w:t>Confirm BLE capability; implement</w:t>
            </w:r>
            <w:ins w:id="139" w:author="Author" w:date="2026-08-07T20:29:00Z" w16du:dateUtc="2026-08-07T17:29:00Z">
              <w:r>
                <w:rPr>
                  <w:color w:val="191C20"/>
                  <w:sz w:val="15"/>
                </w:rPr>
                <w:t xml:space="preserve"> configurable routine</w:t>
              </w:r>
            </w:ins>
            <w:r>
              <w:rPr>
                <w:color w:val="191C20"/>
                <w:sz w:val="15"/>
              </w:rPr>
              <w:t xml:space="preserve"> telemetry and immediate safety-event notifications; preserve gateway threshold evaluation; generate event identity; support diagnostics and LTE path.</w:t>
            </w:r>
          </w:p>
        </w:tc>
        <w:tc>
          <w:tcPr>
            <w:tcW w:w="3816" w:type="dxa"/>
            <w:shd w:val="clear" w:color="auto" w:fill="F4F6F8"/>
            <w:vAlign w:val="center"/>
          </w:tcPr>
          <w:p w14:paraId="6A939349" w14:textId="77777777" w:rsidR="005F7ECE" w:rsidRDefault="00000000">
            <w:pPr>
              <w:spacing w:after="0" w:line="240" w:lineRule="auto"/>
            </w:pPr>
            <w:r>
              <w:rPr>
                <w:color w:val="191C20"/>
                <w:sz w:val="15"/>
              </w:rPr>
              <w:t xml:space="preserve">Demonstrate </w:t>
            </w:r>
            <w:del w:id="140" w:author="Author" w:date="2026-08-07T20:29:00Z" w16du:dateUtc="2026-08-07T17:29:00Z">
              <w:r>
                <w:rPr>
                  <w:color w:val="191C20"/>
                  <w:sz w:val="15"/>
                </w:rPr>
                <w:delText xml:space="preserve">one-second telemetry, </w:delText>
              </w:r>
            </w:del>
            <w:r>
              <w:rPr>
                <w:color w:val="191C20"/>
                <w:sz w:val="15"/>
              </w:rPr>
              <w:t>immediate event delivery</w:t>
            </w:r>
            <w:ins w:id="141" w:author="Author" w:date="2026-08-07T20:29:00Z" w16du:dateUtc="2026-08-07T17:29:00Z">
              <w:r>
                <w:rPr>
                  <w:color w:val="191C20"/>
                  <w:sz w:val="15"/>
                </w:rPr>
                <w:t xml:space="preserve"> independent of routine telemetry, approved configurable telemetry rates</w:t>
              </w:r>
            </w:ins>
            <w:r>
              <w:rPr>
                <w:color w:val="191C20"/>
                <w:sz w:val="15"/>
              </w:rPr>
              <w:t>, 12-tire support, offline BLE operation, LTE buffering and event identity consistency.</w:t>
            </w:r>
          </w:p>
        </w:tc>
      </w:tr>
      <w:tr w:rsidR="005F7ECE" w14:paraId="0E154DDF" w14:textId="77777777">
        <w:trPr>
          <w:cantSplit/>
          <w:jc w:val="center"/>
        </w:trPr>
        <w:tc>
          <w:tcPr>
            <w:tcW w:w="1728" w:type="dxa"/>
            <w:shd w:val="clear" w:color="auto" w:fill="FFFFFF"/>
            <w:vAlign w:val="center"/>
          </w:tcPr>
          <w:p w14:paraId="49DB3FB0" w14:textId="77777777" w:rsidR="005F7ECE" w:rsidRDefault="00000000">
            <w:pPr>
              <w:spacing w:after="0" w:line="240" w:lineRule="auto"/>
            </w:pPr>
            <w:r>
              <w:rPr>
                <w:color w:val="191C20"/>
                <w:sz w:val="15"/>
              </w:rPr>
              <w:t>Mobile iOS / Android</w:t>
            </w:r>
          </w:p>
        </w:tc>
        <w:tc>
          <w:tcPr>
            <w:tcW w:w="4680" w:type="dxa"/>
            <w:shd w:val="clear" w:color="auto" w:fill="FFFFFF"/>
            <w:vAlign w:val="center"/>
          </w:tcPr>
          <w:p w14:paraId="7B271CFF" w14:textId="77777777" w:rsidR="005F7ECE" w:rsidRDefault="00000000">
            <w:pPr>
              <w:spacing w:after="0" w:line="240" w:lineRule="auto"/>
            </w:pPr>
            <w:r>
              <w:rPr>
                <w:color w:val="191C20"/>
                <w:sz w:val="15"/>
              </w:rPr>
              <w:t xml:space="preserve">Implement HMI states, BLE subscriptions, local alert renderer, connection-loss detection, persistent warning, profile cache, </w:t>
            </w:r>
            <w:del w:id="142" w:author="Author" w:date="2026-08-07T20:29:00Z" w16du:dateUtc="2026-08-07T17:29:00Z">
              <w:r>
                <w:rPr>
                  <w:color w:val="191C20"/>
                  <w:sz w:val="15"/>
                </w:rPr>
                <w:delText>cross-check</w:delText>
              </w:r>
            </w:del>
            <w:ins w:id="143" w:author="Author" w:date="2026-08-07T20:29:00Z" w16du:dateUtc="2026-08-07T17:29:00Z">
              <w:r>
                <w:rPr>
                  <w:color w:val="191C20"/>
                  <w:sz w:val="15"/>
                </w:rPr>
                <w:t>decoupled data/UI refresh</w:t>
              </w:r>
            </w:ins>
            <w:r>
              <w:rPr>
                <w:color w:val="191C20"/>
                <w:sz w:val="15"/>
              </w:rPr>
              <w:t>, reconnection, deduplication and local logs.</w:t>
            </w:r>
            <w:ins w:id="144" w:author="Author" w:date="2026-08-07T20:29:00Z" w16du:dateUtc="2026-08-07T17:29:00Z">
              <w:r>
                <w:rPr>
                  <w:color w:val="191C20"/>
                  <w:sz w:val="15"/>
                </w:rPr>
                <w:t xml:space="preserve"> Optional threshold cross-check may be added for diagnostics.</w:t>
              </w:r>
            </w:ins>
          </w:p>
        </w:tc>
        <w:tc>
          <w:tcPr>
            <w:tcW w:w="3816" w:type="dxa"/>
            <w:shd w:val="clear" w:color="auto" w:fill="FFFFFF"/>
            <w:vAlign w:val="center"/>
          </w:tcPr>
          <w:p w14:paraId="26906F94" w14:textId="77777777" w:rsidR="005F7ECE" w:rsidRDefault="00000000">
            <w:pPr>
              <w:spacing w:after="0" w:line="240" w:lineRule="auto"/>
            </w:pPr>
            <w:r>
              <w:rPr>
                <w:color w:val="191C20"/>
                <w:sz w:val="15"/>
              </w:rPr>
              <w:t xml:space="preserve">Show </w:t>
            </w:r>
            <w:ins w:id="145" w:author="Author" w:date="2026-08-07T20:29:00Z" w16du:dateUtc="2026-08-07T17:29:00Z">
              <w:r>
                <w:rPr>
                  <w:color w:val="191C20"/>
                  <w:sz w:val="15"/>
                </w:rPr>
                <w:t xml:space="preserve">immediate </w:t>
              </w:r>
            </w:ins>
            <w:r>
              <w:rPr>
                <w:color w:val="191C20"/>
                <w:sz w:val="15"/>
              </w:rPr>
              <w:t xml:space="preserve">local safety alerts </w:t>
            </w:r>
            <w:del w:id="146" w:author="Author" w:date="2026-08-07T20:29:00Z" w16du:dateUtc="2026-08-07T17:29:00Z">
              <w:r>
                <w:rPr>
                  <w:color w:val="191C20"/>
                  <w:sz w:val="15"/>
                </w:rPr>
                <w:delText>within target</w:delText>
              </w:r>
            </w:del>
            <w:ins w:id="147" w:author="Author" w:date="2026-08-07T20:29:00Z" w16du:dateUtc="2026-08-07T17:29:00Z">
              <w:r>
                <w:rPr>
                  <w:color w:val="191C20"/>
                  <w:sz w:val="15"/>
                </w:rPr>
                <w:t>independent of routine refresh</w:t>
              </w:r>
            </w:ins>
            <w:r>
              <w:rPr>
                <w:color w:val="191C20"/>
                <w:sz w:val="15"/>
              </w:rPr>
              <w:t xml:space="preserve">; show connection-loss warning within one second; prevent clearing until reconnection; </w:t>
            </w:r>
            <w:ins w:id="148" w:author="Author" w:date="2026-08-07T20:29:00Z" w16du:dateUtc="2026-08-07T17:29:00Z">
              <w:r>
                <w:rPr>
                  <w:color w:val="191C20"/>
                  <w:sz w:val="15"/>
                </w:rPr>
                <w:t xml:space="preserve">demonstrate that UI rendering is decoupled from BLE packet receipt; </w:t>
              </w:r>
            </w:ins>
            <w:r>
              <w:rPr>
                <w:color w:val="191C20"/>
                <w:sz w:val="15"/>
              </w:rPr>
              <w:t>suppress duplicate cloud push.</w:t>
            </w:r>
          </w:p>
        </w:tc>
      </w:tr>
      <w:tr w:rsidR="005F7ECE" w14:paraId="79489F82" w14:textId="77777777">
        <w:trPr>
          <w:cantSplit/>
          <w:jc w:val="center"/>
        </w:trPr>
        <w:tc>
          <w:tcPr>
            <w:tcW w:w="1728" w:type="dxa"/>
            <w:shd w:val="clear" w:color="auto" w:fill="F4F6F8"/>
            <w:vAlign w:val="center"/>
          </w:tcPr>
          <w:p w14:paraId="625913F7" w14:textId="77777777" w:rsidR="005F7ECE" w:rsidRDefault="00000000">
            <w:pPr>
              <w:spacing w:after="0" w:line="240" w:lineRule="auto"/>
            </w:pPr>
            <w:r>
              <w:rPr>
                <w:color w:val="191C20"/>
                <w:sz w:val="15"/>
              </w:rPr>
              <w:t>Cloud / Backend</w:t>
            </w:r>
          </w:p>
        </w:tc>
        <w:tc>
          <w:tcPr>
            <w:tcW w:w="4680" w:type="dxa"/>
            <w:shd w:val="clear" w:color="auto" w:fill="F4F6F8"/>
            <w:vAlign w:val="center"/>
          </w:tcPr>
          <w:p w14:paraId="0E5FCE2A" w14:textId="77777777" w:rsidR="005F7ECE" w:rsidRDefault="00000000">
            <w:pPr>
              <w:spacing w:after="0" w:line="240" w:lineRule="auto"/>
            </w:pPr>
            <w:r>
              <w:rPr>
                <w:color w:val="191C20"/>
                <w:sz w:val="15"/>
              </w:rPr>
              <w:t>Implement versioned J3309-aware profiles, SSP administration, event identity preservation, remote notification and VIN history.</w:t>
            </w:r>
          </w:p>
        </w:tc>
        <w:tc>
          <w:tcPr>
            <w:tcW w:w="3816" w:type="dxa"/>
            <w:shd w:val="clear" w:color="auto" w:fill="F4F6F8"/>
            <w:vAlign w:val="center"/>
          </w:tcPr>
          <w:p w14:paraId="0C74D629" w14:textId="77777777" w:rsidR="005F7ECE" w:rsidRDefault="00000000">
            <w:pPr>
              <w:spacing w:after="0" w:line="240" w:lineRule="auto"/>
            </w:pPr>
            <w:r>
              <w:rPr>
                <w:color w:val="191C20"/>
                <w:sz w:val="15"/>
              </w:rPr>
              <w:t>Gateway/app profile versions match; cloud preserves event identity; audit trail includes SSP and profile changes.</w:t>
            </w:r>
          </w:p>
        </w:tc>
      </w:tr>
      <w:tr w:rsidR="005F7ECE" w14:paraId="6520CE25" w14:textId="77777777">
        <w:trPr>
          <w:cantSplit/>
          <w:jc w:val="center"/>
        </w:trPr>
        <w:tc>
          <w:tcPr>
            <w:tcW w:w="1728" w:type="dxa"/>
            <w:shd w:val="clear" w:color="auto" w:fill="FFFFFF"/>
            <w:vAlign w:val="center"/>
          </w:tcPr>
          <w:p w14:paraId="721C3C67" w14:textId="77777777" w:rsidR="005F7ECE" w:rsidRDefault="00000000">
            <w:pPr>
              <w:spacing w:after="0" w:line="240" w:lineRule="auto"/>
            </w:pPr>
            <w:r>
              <w:rPr>
                <w:color w:val="191C20"/>
                <w:sz w:val="15"/>
              </w:rPr>
              <w:t>QA / Systems</w:t>
            </w:r>
          </w:p>
        </w:tc>
        <w:tc>
          <w:tcPr>
            <w:tcW w:w="4680" w:type="dxa"/>
            <w:shd w:val="clear" w:color="auto" w:fill="FFFFFF"/>
            <w:vAlign w:val="center"/>
          </w:tcPr>
          <w:p w14:paraId="40463720" w14:textId="77777777" w:rsidR="005F7ECE" w:rsidRDefault="00000000">
            <w:pPr>
              <w:spacing w:after="0" w:line="240" w:lineRule="auto"/>
            </w:pPr>
            <w:r>
              <w:rPr>
                <w:color w:val="191C20"/>
                <w:sz w:val="15"/>
              </w:rPr>
              <w:t>Build end-to-end tests across sensor, gateway, BLE, phone, LTE and cloud, including J3309 bench/vehicle conditions.</w:t>
            </w:r>
          </w:p>
        </w:tc>
        <w:tc>
          <w:tcPr>
            <w:tcW w:w="3816" w:type="dxa"/>
            <w:shd w:val="clear" w:color="auto" w:fill="FFFFFF"/>
            <w:vAlign w:val="center"/>
          </w:tcPr>
          <w:p w14:paraId="60BD9C44" w14:textId="77777777" w:rsidR="005F7ECE" w:rsidRDefault="00000000">
            <w:pPr>
              <w:spacing w:after="0" w:line="240" w:lineRule="auto"/>
            </w:pPr>
            <w:r>
              <w:rPr>
                <w:color w:val="191C20"/>
                <w:sz w:val="15"/>
              </w:rPr>
              <w:t>Produce latency, packet-loss, reconnection, persistence, accuracy, battery and J3309 traceability evidence.</w:t>
            </w:r>
          </w:p>
        </w:tc>
      </w:tr>
      <w:tr w:rsidR="005F7ECE" w14:paraId="2044447D" w14:textId="77777777">
        <w:trPr>
          <w:cantSplit/>
          <w:jc w:val="center"/>
        </w:trPr>
        <w:tc>
          <w:tcPr>
            <w:tcW w:w="1728" w:type="dxa"/>
            <w:shd w:val="clear" w:color="auto" w:fill="F4F6F8"/>
            <w:vAlign w:val="center"/>
          </w:tcPr>
          <w:p w14:paraId="36913B6E" w14:textId="77777777" w:rsidR="005F7ECE" w:rsidRDefault="00000000">
            <w:pPr>
              <w:spacing w:after="0" w:line="240" w:lineRule="auto"/>
            </w:pPr>
            <w:r>
              <w:rPr>
                <w:color w:val="191C20"/>
                <w:sz w:val="15"/>
              </w:rPr>
              <w:t>Product / Compliance</w:t>
            </w:r>
          </w:p>
        </w:tc>
        <w:tc>
          <w:tcPr>
            <w:tcW w:w="4680" w:type="dxa"/>
            <w:shd w:val="clear" w:color="auto" w:fill="F4F6F8"/>
            <w:vAlign w:val="center"/>
          </w:tcPr>
          <w:p w14:paraId="7CA1CA91" w14:textId="77777777" w:rsidR="005F7ECE" w:rsidRDefault="00000000">
            <w:pPr>
              <w:spacing w:after="0" w:line="240" w:lineRule="auto"/>
            </w:pPr>
            <w:r>
              <w:rPr>
                <w:color w:val="191C20"/>
                <w:sz w:val="15"/>
              </w:rPr>
              <w:t>Define approved HMI operating assumptions, owner instructions and conformance evidence package.</w:t>
            </w:r>
          </w:p>
        </w:tc>
        <w:tc>
          <w:tcPr>
            <w:tcW w:w="3816" w:type="dxa"/>
            <w:shd w:val="clear" w:color="auto" w:fill="F4F6F8"/>
            <w:vAlign w:val="center"/>
          </w:tcPr>
          <w:p w14:paraId="65E5142F" w14:textId="77777777" w:rsidR="005F7ECE" w:rsidRDefault="00000000">
            <w:pPr>
              <w:spacing w:after="0" w:line="240" w:lineRule="auto"/>
            </w:pPr>
            <w:r>
              <w:rPr>
                <w:color w:val="191C20"/>
                <w:sz w:val="15"/>
              </w:rPr>
              <w:t>No unsupported certification claims; approved system description and evidence are available for OEM/RVIA review.</w:t>
            </w:r>
          </w:p>
        </w:tc>
      </w:tr>
    </w:tbl>
    <w:p w14:paraId="76043B16" w14:textId="77777777" w:rsidR="005F7ECE" w:rsidRDefault="005F7ECE">
      <w:pPr>
        <w:spacing w:after="0"/>
      </w:pPr>
    </w:p>
    <w:p w14:paraId="1B5BA65E" w14:textId="77777777" w:rsidR="005F7ECE" w:rsidRDefault="00000000">
      <w:pPr>
        <w:pStyle w:val="Heading1"/>
      </w:pPr>
      <w:r>
        <w:t>15. Acceptance Criteria</w:t>
      </w:r>
    </w:p>
    <w:p w14:paraId="260A22DE" w14:textId="77777777" w:rsidR="005F7ECE" w:rsidRDefault="00000000">
      <w:pPr>
        <w:pStyle w:val="ListBullet"/>
        <w:spacing w:after="30" w:line="247" w:lineRule="auto"/>
      </w:pPr>
      <w:r>
        <w:t>The app displays Monitoring Active only after BLE connection, active profile and current tire data are validated.</w:t>
      </w:r>
    </w:p>
    <w:p w14:paraId="6DE85365" w14:textId="77777777" w:rsidR="005F7ECE" w:rsidRDefault="00000000">
      <w:pPr>
        <w:pStyle w:val="ListBullet"/>
        <w:spacing w:after="30" w:line="247" w:lineRule="auto"/>
      </w:pPr>
      <w:r>
        <w:t>The gateway evaluates TPMS data against the correct approved profile without cellular service.</w:t>
      </w:r>
    </w:p>
    <w:p w14:paraId="04D4451A" w14:textId="77777777" w:rsidR="005F7ECE" w:rsidRDefault="00000000">
      <w:pPr>
        <w:pStyle w:val="ListBullet"/>
        <w:spacing w:after="30" w:line="247" w:lineRule="auto"/>
      </w:pPr>
      <w:r>
        <w:t xml:space="preserve">The phone receives </w:t>
      </w:r>
      <w:ins w:id="149" w:author="Author" w:date="2026-08-07T20:29:00Z" w16du:dateUtc="2026-08-07T17:29:00Z">
        <w:r>
          <w:t xml:space="preserve">and validates </w:t>
        </w:r>
      </w:ins>
      <w:r>
        <w:t xml:space="preserve">routine telemetry through BLE notifications at the approved </w:t>
      </w:r>
      <w:del w:id="150" w:author="Author" w:date="2026-08-07T20:29:00Z" w16du:dateUtc="2026-08-07T17:29:00Z">
        <w:r>
          <w:delText>target</w:delText>
        </w:r>
      </w:del>
      <w:ins w:id="151" w:author="Author" w:date="2026-08-07T20:29:00Z" w16du:dateUtc="2026-08-07T17:29:00Z">
        <w:r>
          <w:t>configurable</w:t>
        </w:r>
      </w:ins>
      <w:r>
        <w:t xml:space="preserve"> rate.</w:t>
      </w:r>
    </w:p>
    <w:p w14:paraId="5E6BB037" w14:textId="77777777" w:rsidR="005F7ECE" w:rsidRDefault="00000000">
      <w:pPr>
        <w:pStyle w:val="ListBullet"/>
        <w:spacing w:after="30" w:line="247" w:lineRule="auto"/>
        <w:rPr>
          <w:ins w:id="152" w:author="Author" w:date="2026-08-07T20:29:00Z" w16du:dateUtc="2026-08-07T17:29:00Z"/>
        </w:rPr>
      </w:pPr>
      <w:ins w:id="153" w:author="Author" w:date="2026-08-07T20:29:00Z" w16du:dateUtc="2026-08-07T17:29:00Z">
        <w:r>
          <w:t>The app can receive each routine packet without redrawing the complete user interface for every packet.</w:t>
        </w:r>
      </w:ins>
    </w:p>
    <w:p w14:paraId="6454098A" w14:textId="77777777" w:rsidR="005F7ECE" w:rsidRDefault="00000000">
      <w:pPr>
        <w:pStyle w:val="ListBullet"/>
        <w:spacing w:after="30" w:line="247" w:lineRule="auto"/>
        <w:rPr>
          <w:ins w:id="154" w:author="Author" w:date="2026-08-07T20:29:00Z" w16du:dateUtc="2026-08-07T17:29:00Z"/>
        </w:rPr>
      </w:pPr>
      <w:ins w:id="155" w:author="Author" w:date="2026-08-07T20:29:00Z" w16du:dateUtc="2026-08-07T17:29:00Z">
        <w:r>
          <w:t>Critical safety events are displayed immediately and are not delayed by the routine telemetry or visible screen-refresh interval.</w:t>
        </w:r>
      </w:ins>
    </w:p>
    <w:p w14:paraId="06FEF1FD" w14:textId="77777777" w:rsidR="005F7ECE" w:rsidRDefault="00000000">
      <w:pPr>
        <w:pStyle w:val="ListBullet"/>
        <w:spacing w:after="30" w:line="247" w:lineRule="auto"/>
      </w:pPr>
      <w:r>
        <w:t>A gateway-detected safety event is displayed locally within 500 ms under the defined connected test conditions.</w:t>
      </w:r>
    </w:p>
    <w:p w14:paraId="7D963E3D" w14:textId="77777777" w:rsidR="005F7ECE" w:rsidRDefault="00000000">
      <w:pPr>
        <w:pStyle w:val="ListBullet"/>
        <w:spacing w:after="30" w:line="247" w:lineRule="auto"/>
      </w:pPr>
      <w:r>
        <w:t>The local alert contains the correct tire position, pressure/status, severity, message and recommended action.</w:t>
      </w:r>
    </w:p>
    <w:p w14:paraId="07DEA75E" w14:textId="77777777" w:rsidR="005F7ECE" w:rsidRDefault="00000000">
      <w:pPr>
        <w:pStyle w:val="ListBullet"/>
        <w:spacing w:after="30" w:line="247" w:lineRule="auto"/>
      </w:pPr>
      <w:r>
        <w:t>The phone locally creates a connection-loss warning within one second after confirmed BLE disconnection.</w:t>
      </w:r>
    </w:p>
    <w:p w14:paraId="03C788B5" w14:textId="77777777" w:rsidR="005F7ECE" w:rsidRDefault="00000000">
      <w:pPr>
        <w:pStyle w:val="ListBullet"/>
        <w:spacing w:after="30" w:line="247" w:lineRule="auto"/>
      </w:pPr>
      <w:r>
        <w:t>The visual connection-loss warning cannot be cleared until validated reconnection; audible warning may be silenced.</w:t>
      </w:r>
    </w:p>
    <w:p w14:paraId="18D44D24" w14:textId="77777777" w:rsidR="005F7ECE" w:rsidRDefault="00000000">
      <w:pPr>
        <w:pStyle w:val="ListBullet"/>
        <w:spacing w:after="30" w:line="247" w:lineRule="auto"/>
      </w:pPr>
      <w:r>
        <w:t>The app never shows local monitoring as active while disconnected, stale or invalid.</w:t>
      </w:r>
    </w:p>
    <w:p w14:paraId="23A01933" w14:textId="77777777" w:rsidR="005F7ECE" w:rsidRDefault="00000000">
      <w:pPr>
        <w:pStyle w:val="ListBullet"/>
        <w:spacing w:after="30" w:line="247" w:lineRule="auto"/>
      </w:pPr>
      <w:r>
        <w:t>The gateway sends the same event identity through BLE and LTE, and the phone suppresses the duplicate cloud push.</w:t>
      </w:r>
    </w:p>
    <w:p w14:paraId="3FA4E208" w14:textId="77777777" w:rsidR="00F71391" w:rsidRDefault="00000000">
      <w:pPr>
        <w:pStyle w:val="ListBullet"/>
        <w:spacing w:after="30" w:line="247" w:lineRule="auto"/>
        <w:rPr>
          <w:del w:id="156" w:author="Author" w:date="2026-08-07T20:29:00Z" w16du:dateUtc="2026-08-07T17:29:00Z"/>
        </w:rPr>
      </w:pPr>
      <w:del w:id="157" w:author="Author" w:date="2026-08-07T20:29:00Z" w16du:dateUtc="2026-08-07T17:29:00Z">
        <w:r>
          <w:delText>The app creates and logs a fallback alert when telemetry violates a threshold but the gateway event is not received.</w:delText>
        </w:r>
      </w:del>
    </w:p>
    <w:p w14:paraId="4FF37911" w14:textId="77777777" w:rsidR="005F7ECE" w:rsidRDefault="00000000">
      <w:pPr>
        <w:pStyle w:val="ListBullet"/>
        <w:spacing w:after="30" w:line="247" w:lineRule="auto"/>
        <w:rPr>
          <w:ins w:id="158" w:author="Author" w:date="2026-08-07T20:29:00Z" w16du:dateUtc="2026-08-07T17:29:00Z"/>
        </w:rPr>
      </w:pPr>
      <w:ins w:id="159" w:author="Author" w:date="2026-08-07T20:29:00Z" w16du:dateUtc="2026-08-07T17:29:00Z">
        <w:r>
          <w:t>If the optional mobile telemetry cross-check is implemented, the app logs any discrepancy between telemetry and the gateway event stream without delaying or overriding the gateway-generated alert state.</w:t>
        </w:r>
      </w:ins>
    </w:p>
    <w:p w14:paraId="4A785C37" w14:textId="77777777" w:rsidR="005F7ECE" w:rsidRDefault="00000000">
      <w:pPr>
        <w:pStyle w:val="ListBullet"/>
        <w:spacing w:after="30" w:line="247" w:lineRule="auto"/>
      </w:pPr>
      <w:r>
        <w:t>A missing or offline tire sensor produces a separate TPMS malfunction warning under the approved timeout logic.</w:t>
      </w:r>
    </w:p>
    <w:p w14:paraId="0676780F" w14:textId="77777777" w:rsidR="005F7ECE" w:rsidRDefault="00000000">
      <w:pPr>
        <w:pStyle w:val="ListBullet"/>
        <w:spacing w:after="30" w:line="247" w:lineRule="auto"/>
      </w:pPr>
      <w:r>
        <w:t>Low-pressure activation and clearing follow approved SSP, MAP, OSP, temperature-compensation and persistence rules.</w:t>
      </w:r>
    </w:p>
    <w:p w14:paraId="09E89545" w14:textId="77777777" w:rsidR="005F7ECE" w:rsidRDefault="00000000">
      <w:pPr>
        <w:pStyle w:val="ListBullet"/>
        <w:spacing w:after="30" w:line="247" w:lineRule="auto"/>
      </w:pPr>
      <w:r>
        <w:t>The system supports at least 12 installed trailer tires and a single sensor failure does not disable other positions.</w:t>
      </w:r>
    </w:p>
    <w:p w14:paraId="3AB325EC" w14:textId="77777777" w:rsidR="005F7ECE" w:rsidRDefault="00000000">
      <w:pPr>
        <w:pStyle w:val="ListBullet"/>
        <w:spacing w:after="30" w:line="247" w:lineRule="auto"/>
      </w:pPr>
      <w:r>
        <w:t>End-to-end pressure and temperature accuracy meet the approved J3309 limits across the operating range.</w:t>
      </w:r>
    </w:p>
    <w:p w14:paraId="05C2AEDF" w14:textId="77777777" w:rsidR="005F7ECE" w:rsidRDefault="00000000">
      <w:pPr>
        <w:pStyle w:val="ListBullet"/>
        <w:spacing w:after="30" w:line="247" w:lineRule="auto"/>
      </w:pPr>
      <w:r>
        <w:t>Battery, reconnection and background behavior are measured on the approved iOS and Android device/OS matrix.</w:t>
      </w:r>
    </w:p>
    <w:p w14:paraId="18BB5637" w14:textId="77777777" w:rsidR="005F7ECE" w:rsidRDefault="00000000">
      <w:pPr>
        <w:pStyle w:val="Heading1"/>
      </w:pPr>
      <w:r>
        <w:t>16. J3309 Requirements Traceability</w:t>
      </w:r>
    </w:p>
    <w:tbl>
      <w:tblPr>
        <w:tblStyle w:val="TableGrid"/>
        <w:tblW w:w="0" w:type="auto"/>
        <w:jc w:val="center"/>
        <w:tblLayout w:type="fixed"/>
        <w:tblLook w:val="04A0" w:firstRow="1" w:lastRow="0" w:firstColumn="1" w:lastColumn="0" w:noHBand="0" w:noVBand="1"/>
      </w:tblPr>
      <w:tblGrid>
        <w:gridCol w:w="1296"/>
        <w:gridCol w:w="2664"/>
        <w:gridCol w:w="4176"/>
        <w:gridCol w:w="2088"/>
      </w:tblGrid>
      <w:tr w:rsidR="005F7ECE" w14:paraId="7FFDDB84" w14:textId="77777777">
        <w:trPr>
          <w:tblHeader/>
          <w:jc w:val="center"/>
        </w:trPr>
        <w:tc>
          <w:tcPr>
            <w:tcW w:w="1296" w:type="dxa"/>
            <w:shd w:val="clear" w:color="auto" w:fill="0F2B55"/>
            <w:vAlign w:val="center"/>
          </w:tcPr>
          <w:p w14:paraId="65E72E1B" w14:textId="77777777" w:rsidR="005F7ECE" w:rsidRDefault="00000000">
            <w:pPr>
              <w:spacing w:after="0" w:line="240" w:lineRule="auto"/>
              <w:jc w:val="center"/>
            </w:pPr>
            <w:r>
              <w:rPr>
                <w:b/>
                <w:color w:val="FFFFFF"/>
                <w:sz w:val="14"/>
              </w:rPr>
              <w:t>J3309 Section</w:t>
            </w:r>
          </w:p>
        </w:tc>
        <w:tc>
          <w:tcPr>
            <w:tcW w:w="2664" w:type="dxa"/>
            <w:shd w:val="clear" w:color="auto" w:fill="0F2B55"/>
            <w:vAlign w:val="center"/>
          </w:tcPr>
          <w:p w14:paraId="70E0AF80" w14:textId="77777777" w:rsidR="005F7ECE" w:rsidRDefault="00000000">
            <w:pPr>
              <w:spacing w:after="0" w:line="240" w:lineRule="auto"/>
              <w:jc w:val="center"/>
            </w:pPr>
            <w:r>
              <w:rPr>
                <w:b/>
                <w:color w:val="FFFFFF"/>
                <w:sz w:val="14"/>
              </w:rPr>
              <w:t>Requirement</w:t>
            </w:r>
          </w:p>
        </w:tc>
        <w:tc>
          <w:tcPr>
            <w:tcW w:w="4176" w:type="dxa"/>
            <w:shd w:val="clear" w:color="auto" w:fill="0F2B55"/>
            <w:vAlign w:val="center"/>
          </w:tcPr>
          <w:p w14:paraId="76B9BEB4" w14:textId="77777777" w:rsidR="005F7ECE" w:rsidRDefault="00000000">
            <w:pPr>
              <w:spacing w:after="0" w:line="240" w:lineRule="auto"/>
              <w:jc w:val="center"/>
            </w:pPr>
            <w:r>
              <w:rPr>
                <w:b/>
                <w:color w:val="FFFFFF"/>
                <w:sz w:val="14"/>
              </w:rPr>
              <w:t>SmartSense Implementation</w:t>
            </w:r>
          </w:p>
        </w:tc>
        <w:tc>
          <w:tcPr>
            <w:tcW w:w="2088" w:type="dxa"/>
            <w:shd w:val="clear" w:color="auto" w:fill="0F2B55"/>
            <w:vAlign w:val="center"/>
          </w:tcPr>
          <w:p w14:paraId="4ED5ED4F" w14:textId="77777777" w:rsidR="005F7ECE" w:rsidRDefault="00000000">
            <w:pPr>
              <w:spacing w:after="0" w:line="240" w:lineRule="auto"/>
              <w:jc w:val="center"/>
            </w:pPr>
            <w:r>
              <w:rPr>
                <w:b/>
                <w:color w:val="FFFFFF"/>
                <w:sz w:val="14"/>
              </w:rPr>
              <w:t>Verification</w:t>
            </w:r>
          </w:p>
        </w:tc>
      </w:tr>
      <w:tr w:rsidR="005F7ECE" w14:paraId="27943BB7" w14:textId="77777777">
        <w:trPr>
          <w:cantSplit/>
          <w:jc w:val="center"/>
        </w:trPr>
        <w:tc>
          <w:tcPr>
            <w:tcW w:w="1296" w:type="dxa"/>
            <w:shd w:val="clear" w:color="auto" w:fill="F4F6F8"/>
            <w:vAlign w:val="center"/>
          </w:tcPr>
          <w:p w14:paraId="48DB65C4" w14:textId="77777777" w:rsidR="005F7ECE" w:rsidRDefault="00000000">
            <w:pPr>
              <w:spacing w:after="0" w:line="240" w:lineRule="auto"/>
            </w:pPr>
            <w:r>
              <w:rPr>
                <w:color w:val="191C20"/>
                <w:sz w:val="14"/>
              </w:rPr>
              <w:t>5.1.1</w:t>
            </w:r>
          </w:p>
        </w:tc>
        <w:tc>
          <w:tcPr>
            <w:tcW w:w="2664" w:type="dxa"/>
            <w:shd w:val="clear" w:color="auto" w:fill="F4F6F8"/>
            <w:vAlign w:val="center"/>
          </w:tcPr>
          <w:p w14:paraId="23DBF223" w14:textId="77777777" w:rsidR="005F7ECE" w:rsidRDefault="00000000">
            <w:pPr>
              <w:spacing w:after="0" w:line="240" w:lineRule="auto"/>
            </w:pPr>
            <w:r>
              <w:rPr>
                <w:color w:val="191C20"/>
                <w:sz w:val="14"/>
              </w:rPr>
              <w:t>Startup system check and active indication</w:t>
            </w:r>
          </w:p>
        </w:tc>
        <w:tc>
          <w:tcPr>
            <w:tcW w:w="4176" w:type="dxa"/>
            <w:shd w:val="clear" w:color="auto" w:fill="F4F6F8"/>
            <w:vAlign w:val="center"/>
          </w:tcPr>
          <w:p w14:paraId="47E4EBB3" w14:textId="77777777" w:rsidR="005F7ECE" w:rsidRDefault="00000000">
            <w:pPr>
              <w:spacing w:after="0" w:line="240" w:lineRule="auto"/>
            </w:pPr>
            <w:r>
              <w:rPr>
                <w:color w:val="191C20"/>
                <w:sz w:val="14"/>
              </w:rPr>
              <w:t>HMI startup validation and Monitoring Active/Not Active states</w:t>
            </w:r>
          </w:p>
        </w:tc>
        <w:tc>
          <w:tcPr>
            <w:tcW w:w="2088" w:type="dxa"/>
            <w:shd w:val="clear" w:color="auto" w:fill="F4F6F8"/>
            <w:vAlign w:val="center"/>
          </w:tcPr>
          <w:p w14:paraId="34331AB4" w14:textId="77777777" w:rsidR="005F7ECE" w:rsidRDefault="00000000">
            <w:pPr>
              <w:spacing w:after="0" w:line="240" w:lineRule="auto"/>
            </w:pPr>
            <w:r>
              <w:rPr>
                <w:color w:val="191C20"/>
                <w:sz w:val="14"/>
              </w:rPr>
              <w:t>Mobile + Gateway functional test</w:t>
            </w:r>
          </w:p>
        </w:tc>
      </w:tr>
      <w:tr w:rsidR="005F7ECE" w14:paraId="5F65E328" w14:textId="77777777">
        <w:trPr>
          <w:cantSplit/>
          <w:jc w:val="center"/>
        </w:trPr>
        <w:tc>
          <w:tcPr>
            <w:tcW w:w="1296" w:type="dxa"/>
            <w:shd w:val="clear" w:color="auto" w:fill="FFFFFF"/>
            <w:vAlign w:val="center"/>
          </w:tcPr>
          <w:p w14:paraId="7CC3AA87" w14:textId="77777777" w:rsidR="005F7ECE" w:rsidRDefault="00000000">
            <w:pPr>
              <w:spacing w:after="0" w:line="240" w:lineRule="auto"/>
            </w:pPr>
            <w:r>
              <w:rPr>
                <w:color w:val="191C20"/>
                <w:sz w:val="14"/>
              </w:rPr>
              <w:t>5.1.2</w:t>
            </w:r>
          </w:p>
        </w:tc>
        <w:tc>
          <w:tcPr>
            <w:tcW w:w="2664" w:type="dxa"/>
            <w:shd w:val="clear" w:color="auto" w:fill="FFFFFF"/>
            <w:vAlign w:val="center"/>
          </w:tcPr>
          <w:p w14:paraId="7971EF15" w14:textId="77777777" w:rsidR="005F7ECE" w:rsidRDefault="00000000">
            <w:pPr>
              <w:spacing w:after="0" w:line="240" w:lineRule="auto"/>
            </w:pPr>
            <w:r>
              <w:rPr>
                <w:color w:val="191C20"/>
                <w:sz w:val="14"/>
              </w:rPr>
              <w:t>Low/high pressure warning while powered</w:t>
            </w:r>
          </w:p>
        </w:tc>
        <w:tc>
          <w:tcPr>
            <w:tcW w:w="4176" w:type="dxa"/>
            <w:shd w:val="clear" w:color="auto" w:fill="FFFFFF"/>
            <w:vAlign w:val="center"/>
          </w:tcPr>
          <w:p w14:paraId="22EDE427" w14:textId="77777777" w:rsidR="005F7ECE" w:rsidRDefault="00000000">
            <w:pPr>
              <w:spacing w:after="0" w:line="240" w:lineRule="auto"/>
            </w:pPr>
            <w:r>
              <w:rPr>
                <w:color w:val="191C20"/>
                <w:sz w:val="14"/>
              </w:rPr>
              <w:t>Gateway threshold evaluation plus immediate BLE local alert</w:t>
            </w:r>
          </w:p>
        </w:tc>
        <w:tc>
          <w:tcPr>
            <w:tcW w:w="2088" w:type="dxa"/>
            <w:shd w:val="clear" w:color="auto" w:fill="FFFFFF"/>
            <w:vAlign w:val="center"/>
          </w:tcPr>
          <w:p w14:paraId="1B5678D2" w14:textId="77777777" w:rsidR="005F7ECE" w:rsidRDefault="00000000">
            <w:pPr>
              <w:spacing w:after="0" w:line="240" w:lineRule="auto"/>
            </w:pPr>
            <w:r>
              <w:rPr>
                <w:color w:val="191C20"/>
                <w:sz w:val="14"/>
              </w:rPr>
              <w:t>Bench and vehicle pressure tests</w:t>
            </w:r>
          </w:p>
        </w:tc>
      </w:tr>
      <w:tr w:rsidR="005F7ECE" w14:paraId="3CEDA342" w14:textId="77777777">
        <w:trPr>
          <w:cantSplit/>
          <w:jc w:val="center"/>
        </w:trPr>
        <w:tc>
          <w:tcPr>
            <w:tcW w:w="1296" w:type="dxa"/>
            <w:shd w:val="clear" w:color="auto" w:fill="F4F6F8"/>
            <w:vAlign w:val="center"/>
          </w:tcPr>
          <w:p w14:paraId="62C871B0" w14:textId="77777777" w:rsidR="005F7ECE" w:rsidRDefault="00000000">
            <w:pPr>
              <w:spacing w:after="0" w:line="240" w:lineRule="auto"/>
            </w:pPr>
            <w:r>
              <w:rPr>
                <w:color w:val="191C20"/>
                <w:sz w:val="14"/>
              </w:rPr>
              <w:t>5.1.3</w:t>
            </w:r>
          </w:p>
        </w:tc>
        <w:tc>
          <w:tcPr>
            <w:tcW w:w="2664" w:type="dxa"/>
            <w:shd w:val="clear" w:color="auto" w:fill="F4F6F8"/>
            <w:vAlign w:val="center"/>
          </w:tcPr>
          <w:p w14:paraId="3EBE45F4" w14:textId="77777777" w:rsidR="005F7ECE" w:rsidRDefault="00000000">
            <w:pPr>
              <w:spacing w:after="0" w:line="240" w:lineRule="auto"/>
            </w:pPr>
            <w:r>
              <w:rPr>
                <w:color w:val="191C20"/>
                <w:sz w:val="14"/>
              </w:rPr>
              <w:t>Self-diagnostic / malfunction warning</w:t>
            </w:r>
          </w:p>
        </w:tc>
        <w:tc>
          <w:tcPr>
            <w:tcW w:w="4176" w:type="dxa"/>
            <w:shd w:val="clear" w:color="auto" w:fill="F4F6F8"/>
            <w:vAlign w:val="center"/>
          </w:tcPr>
          <w:p w14:paraId="248E7364" w14:textId="77777777" w:rsidR="005F7ECE" w:rsidRDefault="00000000">
            <w:pPr>
              <w:spacing w:after="0" w:line="240" w:lineRule="auto"/>
            </w:pPr>
            <w:r>
              <w:rPr>
                <w:color w:val="191C20"/>
                <w:sz w:val="14"/>
              </w:rPr>
              <w:t>Missing sensor, invalid configuration and processing-failure logic</w:t>
            </w:r>
          </w:p>
        </w:tc>
        <w:tc>
          <w:tcPr>
            <w:tcW w:w="2088" w:type="dxa"/>
            <w:shd w:val="clear" w:color="auto" w:fill="F4F6F8"/>
            <w:vAlign w:val="center"/>
          </w:tcPr>
          <w:p w14:paraId="07ED7D54" w14:textId="77777777" w:rsidR="005F7ECE" w:rsidRDefault="00000000">
            <w:pPr>
              <w:spacing w:after="0" w:line="240" w:lineRule="auto"/>
            </w:pPr>
            <w:r>
              <w:rPr>
                <w:color w:val="191C20"/>
                <w:sz w:val="14"/>
              </w:rPr>
              <w:t>System malfunction vehicle test</w:t>
            </w:r>
          </w:p>
        </w:tc>
      </w:tr>
      <w:tr w:rsidR="005F7ECE" w14:paraId="179E4FE1" w14:textId="77777777">
        <w:trPr>
          <w:cantSplit/>
          <w:jc w:val="center"/>
        </w:trPr>
        <w:tc>
          <w:tcPr>
            <w:tcW w:w="1296" w:type="dxa"/>
            <w:shd w:val="clear" w:color="auto" w:fill="FFFFFF"/>
            <w:vAlign w:val="center"/>
          </w:tcPr>
          <w:p w14:paraId="039CE71C" w14:textId="77777777" w:rsidR="005F7ECE" w:rsidRDefault="00000000">
            <w:pPr>
              <w:spacing w:after="0" w:line="240" w:lineRule="auto"/>
            </w:pPr>
            <w:r>
              <w:rPr>
                <w:color w:val="191C20"/>
                <w:sz w:val="14"/>
              </w:rPr>
              <w:t>5.1.4</w:t>
            </w:r>
          </w:p>
        </w:tc>
        <w:tc>
          <w:tcPr>
            <w:tcW w:w="2664" w:type="dxa"/>
            <w:shd w:val="clear" w:color="auto" w:fill="FFFFFF"/>
            <w:vAlign w:val="center"/>
          </w:tcPr>
          <w:p w14:paraId="355ABF44" w14:textId="77777777" w:rsidR="005F7ECE" w:rsidRDefault="00000000">
            <w:pPr>
              <w:spacing w:after="0" w:line="240" w:lineRule="auto"/>
            </w:pPr>
            <w:r>
              <w:rPr>
                <w:color w:val="191C20"/>
                <w:sz w:val="14"/>
              </w:rPr>
              <w:t>Minimum 12 tires</w:t>
            </w:r>
          </w:p>
        </w:tc>
        <w:tc>
          <w:tcPr>
            <w:tcW w:w="4176" w:type="dxa"/>
            <w:shd w:val="clear" w:color="auto" w:fill="FFFFFF"/>
            <w:vAlign w:val="center"/>
          </w:tcPr>
          <w:p w14:paraId="75685FFA" w14:textId="77777777" w:rsidR="005F7ECE" w:rsidRDefault="00000000">
            <w:pPr>
              <w:spacing w:after="0" w:line="240" w:lineRule="auto"/>
            </w:pPr>
            <w:r>
              <w:rPr>
                <w:color w:val="191C20"/>
                <w:sz w:val="14"/>
              </w:rPr>
              <w:t>Gateway/app/cloud data model supports 12 installed tires</w:t>
            </w:r>
          </w:p>
        </w:tc>
        <w:tc>
          <w:tcPr>
            <w:tcW w:w="2088" w:type="dxa"/>
            <w:shd w:val="clear" w:color="auto" w:fill="FFFFFF"/>
            <w:vAlign w:val="center"/>
          </w:tcPr>
          <w:p w14:paraId="4036F694" w14:textId="77777777" w:rsidR="005F7ECE" w:rsidRDefault="00000000">
            <w:pPr>
              <w:spacing w:after="0" w:line="240" w:lineRule="auto"/>
            </w:pPr>
            <w:r>
              <w:rPr>
                <w:color w:val="191C20"/>
                <w:sz w:val="14"/>
              </w:rPr>
              <w:t>Capacity and all-position test</w:t>
            </w:r>
          </w:p>
        </w:tc>
      </w:tr>
      <w:tr w:rsidR="005F7ECE" w14:paraId="74200EA1" w14:textId="77777777">
        <w:trPr>
          <w:cantSplit/>
          <w:jc w:val="center"/>
        </w:trPr>
        <w:tc>
          <w:tcPr>
            <w:tcW w:w="1296" w:type="dxa"/>
            <w:shd w:val="clear" w:color="auto" w:fill="F4F6F8"/>
            <w:vAlign w:val="center"/>
          </w:tcPr>
          <w:p w14:paraId="2F6B227C" w14:textId="77777777" w:rsidR="005F7ECE" w:rsidRDefault="00000000">
            <w:pPr>
              <w:spacing w:after="0" w:line="240" w:lineRule="auto"/>
            </w:pPr>
            <w:r>
              <w:rPr>
                <w:color w:val="191C20"/>
                <w:sz w:val="14"/>
              </w:rPr>
              <w:t>5.1.12</w:t>
            </w:r>
          </w:p>
        </w:tc>
        <w:tc>
          <w:tcPr>
            <w:tcW w:w="2664" w:type="dxa"/>
            <w:shd w:val="clear" w:color="auto" w:fill="F4F6F8"/>
            <w:vAlign w:val="center"/>
          </w:tcPr>
          <w:p w14:paraId="3C16CE48" w14:textId="77777777" w:rsidR="005F7ECE" w:rsidRDefault="00000000">
            <w:pPr>
              <w:spacing w:after="0" w:line="240" w:lineRule="auto"/>
            </w:pPr>
            <w:r>
              <w:rPr>
                <w:color w:val="191C20"/>
                <w:sz w:val="14"/>
              </w:rPr>
              <w:t>Field-adjustable SSP</w:t>
            </w:r>
          </w:p>
        </w:tc>
        <w:tc>
          <w:tcPr>
            <w:tcW w:w="4176" w:type="dxa"/>
            <w:shd w:val="clear" w:color="auto" w:fill="F4F6F8"/>
            <w:vAlign w:val="center"/>
          </w:tcPr>
          <w:p w14:paraId="51F474D3" w14:textId="77777777" w:rsidR="005F7ECE" w:rsidRDefault="00000000">
            <w:pPr>
              <w:spacing w:after="0" w:line="240" w:lineRule="auto"/>
            </w:pPr>
            <w:r>
              <w:rPr>
                <w:color w:val="191C20"/>
                <w:sz w:val="14"/>
              </w:rPr>
              <w:t>Authorized cloud configuration and audit trail</w:t>
            </w:r>
          </w:p>
        </w:tc>
        <w:tc>
          <w:tcPr>
            <w:tcW w:w="2088" w:type="dxa"/>
            <w:shd w:val="clear" w:color="auto" w:fill="F4F6F8"/>
            <w:vAlign w:val="center"/>
          </w:tcPr>
          <w:p w14:paraId="2A32A63C" w14:textId="77777777" w:rsidR="005F7ECE" w:rsidRDefault="00000000">
            <w:pPr>
              <w:spacing w:after="0" w:line="240" w:lineRule="auto"/>
            </w:pPr>
            <w:r>
              <w:rPr>
                <w:color w:val="191C20"/>
                <w:sz w:val="14"/>
              </w:rPr>
              <w:t>Configuration and synchronization test</w:t>
            </w:r>
          </w:p>
        </w:tc>
      </w:tr>
      <w:tr w:rsidR="005F7ECE" w14:paraId="233694E9" w14:textId="77777777">
        <w:trPr>
          <w:cantSplit/>
          <w:jc w:val="center"/>
        </w:trPr>
        <w:tc>
          <w:tcPr>
            <w:tcW w:w="1296" w:type="dxa"/>
            <w:shd w:val="clear" w:color="auto" w:fill="FFFFFF"/>
            <w:vAlign w:val="center"/>
          </w:tcPr>
          <w:p w14:paraId="0CDE3798" w14:textId="77777777" w:rsidR="005F7ECE" w:rsidRDefault="00000000">
            <w:pPr>
              <w:spacing w:after="0" w:line="240" w:lineRule="auto"/>
            </w:pPr>
            <w:r>
              <w:rPr>
                <w:color w:val="191C20"/>
                <w:sz w:val="14"/>
              </w:rPr>
              <w:t>5.1.13-14</w:t>
            </w:r>
          </w:p>
        </w:tc>
        <w:tc>
          <w:tcPr>
            <w:tcW w:w="2664" w:type="dxa"/>
            <w:shd w:val="clear" w:color="auto" w:fill="FFFFFF"/>
            <w:vAlign w:val="center"/>
          </w:tcPr>
          <w:p w14:paraId="4407747F" w14:textId="77777777" w:rsidR="005F7ECE" w:rsidRDefault="00000000">
            <w:pPr>
              <w:spacing w:after="0" w:line="240" w:lineRule="auto"/>
            </w:pPr>
            <w:r>
              <w:rPr>
                <w:color w:val="191C20"/>
                <w:sz w:val="14"/>
              </w:rPr>
              <w:t>Pressure and temperature accuracy</w:t>
            </w:r>
          </w:p>
        </w:tc>
        <w:tc>
          <w:tcPr>
            <w:tcW w:w="4176" w:type="dxa"/>
            <w:shd w:val="clear" w:color="auto" w:fill="FFFFFF"/>
            <w:vAlign w:val="center"/>
          </w:tcPr>
          <w:p w14:paraId="6D0D0167" w14:textId="77777777" w:rsidR="005F7ECE" w:rsidRDefault="00000000">
            <w:pPr>
              <w:spacing w:after="0" w:line="240" w:lineRule="auto"/>
            </w:pPr>
            <w:r>
              <w:rPr>
                <w:color w:val="191C20"/>
                <w:sz w:val="14"/>
              </w:rPr>
              <w:t>End-to-end measurement/display accuracy requirement</w:t>
            </w:r>
          </w:p>
        </w:tc>
        <w:tc>
          <w:tcPr>
            <w:tcW w:w="2088" w:type="dxa"/>
            <w:shd w:val="clear" w:color="auto" w:fill="FFFFFF"/>
            <w:vAlign w:val="center"/>
          </w:tcPr>
          <w:p w14:paraId="26FBC162" w14:textId="77777777" w:rsidR="005F7ECE" w:rsidRDefault="00000000">
            <w:pPr>
              <w:spacing w:after="0" w:line="240" w:lineRule="auto"/>
            </w:pPr>
            <w:r>
              <w:rPr>
                <w:color w:val="191C20"/>
                <w:sz w:val="14"/>
              </w:rPr>
              <w:t>Environmental accuracy test</w:t>
            </w:r>
          </w:p>
        </w:tc>
      </w:tr>
      <w:tr w:rsidR="005F7ECE" w14:paraId="2BCD2946" w14:textId="77777777">
        <w:trPr>
          <w:cantSplit/>
          <w:jc w:val="center"/>
        </w:trPr>
        <w:tc>
          <w:tcPr>
            <w:tcW w:w="1296" w:type="dxa"/>
            <w:shd w:val="clear" w:color="auto" w:fill="F4F6F8"/>
            <w:vAlign w:val="center"/>
          </w:tcPr>
          <w:p w14:paraId="7FFB6CFB" w14:textId="77777777" w:rsidR="005F7ECE" w:rsidRDefault="00000000">
            <w:pPr>
              <w:spacing w:after="0" w:line="240" w:lineRule="auto"/>
            </w:pPr>
            <w:r>
              <w:rPr>
                <w:color w:val="191C20"/>
                <w:sz w:val="14"/>
              </w:rPr>
              <w:t>6.1.1</w:t>
            </w:r>
          </w:p>
        </w:tc>
        <w:tc>
          <w:tcPr>
            <w:tcW w:w="2664" w:type="dxa"/>
            <w:shd w:val="clear" w:color="auto" w:fill="F4F6F8"/>
            <w:vAlign w:val="center"/>
          </w:tcPr>
          <w:p w14:paraId="6B90DE2E" w14:textId="77777777" w:rsidR="005F7ECE" w:rsidRDefault="00000000">
            <w:pPr>
              <w:spacing w:after="0" w:line="240" w:lineRule="auto"/>
            </w:pPr>
            <w:r>
              <w:rPr>
                <w:color w:val="191C20"/>
                <w:sz w:val="14"/>
              </w:rPr>
              <w:t>Tire location, pressure and status on HMI</w:t>
            </w:r>
          </w:p>
        </w:tc>
        <w:tc>
          <w:tcPr>
            <w:tcW w:w="4176" w:type="dxa"/>
            <w:shd w:val="clear" w:color="auto" w:fill="F4F6F8"/>
            <w:vAlign w:val="center"/>
          </w:tcPr>
          <w:p w14:paraId="2FA87470" w14:textId="77777777" w:rsidR="005F7ECE" w:rsidRDefault="00000000">
            <w:pPr>
              <w:spacing w:after="0" w:line="240" w:lineRule="auto"/>
            </w:pPr>
            <w:r>
              <w:rPr>
                <w:color w:val="191C20"/>
                <w:sz w:val="14"/>
              </w:rPr>
              <w:t>Mobile tire-position display and state/status UI</w:t>
            </w:r>
          </w:p>
        </w:tc>
        <w:tc>
          <w:tcPr>
            <w:tcW w:w="2088" w:type="dxa"/>
            <w:shd w:val="clear" w:color="auto" w:fill="F4F6F8"/>
            <w:vAlign w:val="center"/>
          </w:tcPr>
          <w:p w14:paraId="6C87AB8D" w14:textId="77777777" w:rsidR="005F7ECE" w:rsidRDefault="00000000">
            <w:pPr>
              <w:spacing w:after="0" w:line="240" w:lineRule="auto"/>
            </w:pPr>
            <w:r>
              <w:rPr>
                <w:color w:val="191C20"/>
                <w:sz w:val="14"/>
              </w:rPr>
              <w:t>Day/night HMI inspection</w:t>
            </w:r>
          </w:p>
        </w:tc>
      </w:tr>
      <w:tr w:rsidR="005F7ECE" w14:paraId="23266659" w14:textId="77777777">
        <w:trPr>
          <w:cantSplit/>
          <w:jc w:val="center"/>
        </w:trPr>
        <w:tc>
          <w:tcPr>
            <w:tcW w:w="1296" w:type="dxa"/>
            <w:shd w:val="clear" w:color="auto" w:fill="FFFFFF"/>
            <w:vAlign w:val="center"/>
          </w:tcPr>
          <w:p w14:paraId="78B52F61" w14:textId="77777777" w:rsidR="005F7ECE" w:rsidRDefault="00000000">
            <w:pPr>
              <w:spacing w:after="0" w:line="240" w:lineRule="auto"/>
            </w:pPr>
            <w:r>
              <w:rPr>
                <w:color w:val="191C20"/>
                <w:sz w:val="14"/>
              </w:rPr>
              <w:t>6.1.3-5</w:t>
            </w:r>
          </w:p>
        </w:tc>
        <w:tc>
          <w:tcPr>
            <w:tcW w:w="2664" w:type="dxa"/>
            <w:shd w:val="clear" w:color="auto" w:fill="FFFFFF"/>
            <w:vAlign w:val="center"/>
          </w:tcPr>
          <w:p w14:paraId="59E78AFB" w14:textId="77777777" w:rsidR="005F7ECE" w:rsidRDefault="00000000">
            <w:pPr>
              <w:spacing w:after="0" w:line="240" w:lineRule="auto"/>
            </w:pPr>
            <w:r>
              <w:rPr>
                <w:color w:val="191C20"/>
                <w:sz w:val="14"/>
              </w:rPr>
              <w:t>Warning activation and persistence</w:t>
            </w:r>
          </w:p>
        </w:tc>
        <w:tc>
          <w:tcPr>
            <w:tcW w:w="4176" w:type="dxa"/>
            <w:shd w:val="clear" w:color="auto" w:fill="FFFFFF"/>
            <w:vAlign w:val="center"/>
          </w:tcPr>
          <w:p w14:paraId="22CBAB02" w14:textId="77777777" w:rsidR="005F7ECE" w:rsidRDefault="00000000">
            <w:pPr>
              <w:spacing w:after="0" w:line="240" w:lineRule="auto"/>
            </w:pPr>
            <w:r>
              <w:rPr>
                <w:color w:val="191C20"/>
                <w:sz w:val="14"/>
              </w:rPr>
              <w:t>SSP/MAP/OSP logic; acknowledgement does not clear condition</w:t>
            </w:r>
          </w:p>
        </w:tc>
        <w:tc>
          <w:tcPr>
            <w:tcW w:w="2088" w:type="dxa"/>
            <w:shd w:val="clear" w:color="auto" w:fill="FFFFFF"/>
            <w:vAlign w:val="center"/>
          </w:tcPr>
          <w:p w14:paraId="7A6C2DCF" w14:textId="77777777" w:rsidR="005F7ECE" w:rsidRDefault="00000000">
            <w:pPr>
              <w:spacing w:after="0" w:line="240" w:lineRule="auto"/>
            </w:pPr>
            <w:r>
              <w:rPr>
                <w:color w:val="191C20"/>
                <w:sz w:val="14"/>
              </w:rPr>
              <w:t>Pressure reduction and recovery tests</w:t>
            </w:r>
          </w:p>
        </w:tc>
      </w:tr>
      <w:tr w:rsidR="005F7ECE" w14:paraId="672F89F6" w14:textId="77777777">
        <w:trPr>
          <w:cantSplit/>
          <w:jc w:val="center"/>
        </w:trPr>
        <w:tc>
          <w:tcPr>
            <w:tcW w:w="1296" w:type="dxa"/>
            <w:shd w:val="clear" w:color="auto" w:fill="F4F6F8"/>
            <w:vAlign w:val="center"/>
          </w:tcPr>
          <w:p w14:paraId="13311976" w14:textId="77777777" w:rsidR="005F7ECE" w:rsidRDefault="00000000">
            <w:pPr>
              <w:spacing w:after="0" w:line="240" w:lineRule="auto"/>
            </w:pPr>
            <w:r>
              <w:rPr>
                <w:color w:val="191C20"/>
                <w:sz w:val="14"/>
              </w:rPr>
              <w:t>6.1.6</w:t>
            </w:r>
          </w:p>
        </w:tc>
        <w:tc>
          <w:tcPr>
            <w:tcW w:w="2664" w:type="dxa"/>
            <w:shd w:val="clear" w:color="auto" w:fill="F4F6F8"/>
            <w:vAlign w:val="center"/>
          </w:tcPr>
          <w:p w14:paraId="5DAA6F06" w14:textId="77777777" w:rsidR="005F7ECE" w:rsidRDefault="00000000">
            <w:pPr>
              <w:spacing w:after="0" w:line="240" w:lineRule="auto"/>
            </w:pPr>
            <w:r>
              <w:rPr>
                <w:color w:val="191C20"/>
                <w:sz w:val="14"/>
              </w:rPr>
              <w:t>Malfunction no later than 20 minutes</w:t>
            </w:r>
          </w:p>
        </w:tc>
        <w:tc>
          <w:tcPr>
            <w:tcW w:w="4176" w:type="dxa"/>
            <w:shd w:val="clear" w:color="auto" w:fill="F4F6F8"/>
            <w:vAlign w:val="center"/>
          </w:tcPr>
          <w:p w14:paraId="6E722AFE" w14:textId="77777777" w:rsidR="005F7ECE" w:rsidRDefault="00000000">
            <w:pPr>
              <w:spacing w:after="0" w:line="240" w:lineRule="auto"/>
            </w:pPr>
            <w:r>
              <w:rPr>
                <w:color w:val="191C20"/>
                <w:sz w:val="14"/>
              </w:rPr>
              <w:t>Canonical malfunction timers</w:t>
            </w:r>
          </w:p>
        </w:tc>
        <w:tc>
          <w:tcPr>
            <w:tcW w:w="2088" w:type="dxa"/>
            <w:shd w:val="clear" w:color="auto" w:fill="F4F6F8"/>
            <w:vAlign w:val="center"/>
          </w:tcPr>
          <w:p w14:paraId="2CE84F1B" w14:textId="77777777" w:rsidR="005F7ECE" w:rsidRDefault="00000000">
            <w:pPr>
              <w:spacing w:after="0" w:line="240" w:lineRule="auto"/>
            </w:pPr>
            <w:r>
              <w:rPr>
                <w:color w:val="191C20"/>
                <w:sz w:val="14"/>
              </w:rPr>
              <w:t>Communication-failure test</w:t>
            </w:r>
          </w:p>
        </w:tc>
      </w:tr>
      <w:tr w:rsidR="005F7ECE" w14:paraId="510EF505" w14:textId="77777777">
        <w:trPr>
          <w:cantSplit/>
          <w:jc w:val="center"/>
        </w:trPr>
        <w:tc>
          <w:tcPr>
            <w:tcW w:w="1296" w:type="dxa"/>
            <w:shd w:val="clear" w:color="auto" w:fill="FFFFFF"/>
            <w:vAlign w:val="center"/>
          </w:tcPr>
          <w:p w14:paraId="25CC8354" w14:textId="77777777" w:rsidR="005F7ECE" w:rsidRDefault="00000000">
            <w:pPr>
              <w:spacing w:after="0" w:line="240" w:lineRule="auto"/>
            </w:pPr>
            <w:r>
              <w:rPr>
                <w:color w:val="191C20"/>
                <w:sz w:val="14"/>
              </w:rPr>
              <w:t>6.1.7</w:t>
            </w:r>
          </w:p>
        </w:tc>
        <w:tc>
          <w:tcPr>
            <w:tcW w:w="2664" w:type="dxa"/>
            <w:shd w:val="clear" w:color="auto" w:fill="FFFFFF"/>
            <w:vAlign w:val="center"/>
          </w:tcPr>
          <w:p w14:paraId="31D6E2A4" w14:textId="77777777" w:rsidR="005F7ECE" w:rsidRDefault="00000000">
            <w:pPr>
              <w:spacing w:after="0" w:line="240" w:lineRule="auto"/>
            </w:pPr>
            <w:r>
              <w:rPr>
                <w:color w:val="191C20"/>
                <w:sz w:val="14"/>
              </w:rPr>
              <w:t>Connection-loss message within 1 second and persistent</w:t>
            </w:r>
          </w:p>
        </w:tc>
        <w:tc>
          <w:tcPr>
            <w:tcW w:w="4176" w:type="dxa"/>
            <w:shd w:val="clear" w:color="auto" w:fill="FFFFFF"/>
            <w:vAlign w:val="center"/>
          </w:tcPr>
          <w:p w14:paraId="1BC17F1A" w14:textId="77777777" w:rsidR="005F7ECE" w:rsidRDefault="00000000">
            <w:pPr>
              <w:spacing w:after="0" w:line="240" w:lineRule="auto"/>
            </w:pPr>
            <w:r>
              <w:rPr>
                <w:color w:val="191C20"/>
                <w:sz w:val="14"/>
              </w:rPr>
              <w:t>Phone-generated non-dismissible disconnected state</w:t>
            </w:r>
          </w:p>
        </w:tc>
        <w:tc>
          <w:tcPr>
            <w:tcW w:w="2088" w:type="dxa"/>
            <w:shd w:val="clear" w:color="auto" w:fill="FFFFFF"/>
            <w:vAlign w:val="center"/>
          </w:tcPr>
          <w:p w14:paraId="6935D3E5" w14:textId="77777777" w:rsidR="005F7ECE" w:rsidRDefault="00000000">
            <w:pPr>
              <w:spacing w:after="0" w:line="240" w:lineRule="auto"/>
            </w:pPr>
            <w:r>
              <w:rPr>
                <w:color w:val="191C20"/>
                <w:sz w:val="14"/>
              </w:rPr>
              <w:t>BLE disconnect/reconnect test</w:t>
            </w:r>
          </w:p>
        </w:tc>
      </w:tr>
      <w:tr w:rsidR="005F7ECE" w14:paraId="26513398" w14:textId="77777777">
        <w:trPr>
          <w:cantSplit/>
          <w:jc w:val="center"/>
        </w:trPr>
        <w:tc>
          <w:tcPr>
            <w:tcW w:w="1296" w:type="dxa"/>
            <w:shd w:val="clear" w:color="auto" w:fill="F4F6F8"/>
            <w:vAlign w:val="center"/>
          </w:tcPr>
          <w:p w14:paraId="45DAB22F" w14:textId="77777777" w:rsidR="005F7ECE" w:rsidRDefault="00000000">
            <w:pPr>
              <w:spacing w:after="0" w:line="240" w:lineRule="auto"/>
            </w:pPr>
            <w:r>
              <w:rPr>
                <w:color w:val="191C20"/>
                <w:sz w:val="14"/>
              </w:rPr>
              <w:t>6.3.1</w:t>
            </w:r>
          </w:p>
        </w:tc>
        <w:tc>
          <w:tcPr>
            <w:tcW w:w="2664" w:type="dxa"/>
            <w:shd w:val="clear" w:color="auto" w:fill="F4F6F8"/>
            <w:vAlign w:val="center"/>
          </w:tcPr>
          <w:p w14:paraId="71F28818" w14:textId="77777777" w:rsidR="005F7ECE" w:rsidRDefault="00000000">
            <w:pPr>
              <w:spacing w:after="0" w:line="240" w:lineRule="auto"/>
            </w:pPr>
            <w:r>
              <w:rPr>
                <w:color w:val="191C20"/>
                <w:sz w:val="14"/>
              </w:rPr>
              <w:t>Owner instructions</w:t>
            </w:r>
          </w:p>
        </w:tc>
        <w:tc>
          <w:tcPr>
            <w:tcW w:w="4176" w:type="dxa"/>
            <w:shd w:val="clear" w:color="auto" w:fill="F4F6F8"/>
            <w:vAlign w:val="center"/>
          </w:tcPr>
          <w:p w14:paraId="005BE474" w14:textId="77777777" w:rsidR="005F7ECE" w:rsidRDefault="00000000">
            <w:pPr>
              <w:spacing w:after="0" w:line="240" w:lineRule="auto"/>
            </w:pPr>
            <w:r>
              <w:rPr>
                <w:color w:val="191C20"/>
                <w:sz w:val="14"/>
              </w:rPr>
              <w:t>OEM-specific app/HMI and operating-dependency instructions</w:t>
            </w:r>
          </w:p>
        </w:tc>
        <w:tc>
          <w:tcPr>
            <w:tcW w:w="2088" w:type="dxa"/>
            <w:shd w:val="clear" w:color="auto" w:fill="F4F6F8"/>
            <w:vAlign w:val="center"/>
          </w:tcPr>
          <w:p w14:paraId="6057E0A0" w14:textId="77777777" w:rsidR="005F7ECE" w:rsidRDefault="00000000">
            <w:pPr>
              <w:spacing w:after="0" w:line="240" w:lineRule="auto"/>
            </w:pPr>
            <w:r>
              <w:rPr>
                <w:color w:val="191C20"/>
                <w:sz w:val="14"/>
              </w:rPr>
              <w:t>Documentation review</w:t>
            </w:r>
          </w:p>
        </w:tc>
      </w:tr>
      <w:tr w:rsidR="005F7ECE" w14:paraId="1036ACFE" w14:textId="77777777">
        <w:trPr>
          <w:cantSplit/>
          <w:jc w:val="center"/>
        </w:trPr>
        <w:tc>
          <w:tcPr>
            <w:tcW w:w="1296" w:type="dxa"/>
            <w:shd w:val="clear" w:color="auto" w:fill="FFFFFF"/>
            <w:vAlign w:val="center"/>
          </w:tcPr>
          <w:p w14:paraId="14350B70" w14:textId="77777777" w:rsidR="005F7ECE" w:rsidRDefault="00000000">
            <w:pPr>
              <w:spacing w:after="0" w:line="240" w:lineRule="auto"/>
            </w:pPr>
            <w:r>
              <w:rPr>
                <w:color w:val="191C20"/>
                <w:sz w:val="14"/>
              </w:rPr>
              <w:t>7.1-7.4</w:t>
            </w:r>
          </w:p>
        </w:tc>
        <w:tc>
          <w:tcPr>
            <w:tcW w:w="2664" w:type="dxa"/>
            <w:shd w:val="clear" w:color="auto" w:fill="FFFFFF"/>
            <w:vAlign w:val="center"/>
          </w:tcPr>
          <w:p w14:paraId="52048A86" w14:textId="77777777" w:rsidR="005F7ECE" w:rsidRDefault="00000000">
            <w:pPr>
              <w:spacing w:after="0" w:line="240" w:lineRule="auto"/>
            </w:pPr>
            <w:r>
              <w:rPr>
                <w:color w:val="191C20"/>
                <w:sz w:val="14"/>
              </w:rPr>
              <w:t>System test procedures</w:t>
            </w:r>
          </w:p>
        </w:tc>
        <w:tc>
          <w:tcPr>
            <w:tcW w:w="4176" w:type="dxa"/>
            <w:shd w:val="clear" w:color="auto" w:fill="FFFFFF"/>
            <w:vAlign w:val="center"/>
          </w:tcPr>
          <w:p w14:paraId="1343116C" w14:textId="77777777" w:rsidR="005F7ECE" w:rsidRDefault="00000000">
            <w:pPr>
              <w:spacing w:after="0" w:line="240" w:lineRule="auto"/>
            </w:pPr>
            <w:r>
              <w:rPr>
                <w:color w:val="191C20"/>
                <w:sz w:val="14"/>
              </w:rPr>
              <w:t>Bench/vehicle pressure, temperature, signal and malfunction test plans</w:t>
            </w:r>
          </w:p>
        </w:tc>
        <w:tc>
          <w:tcPr>
            <w:tcW w:w="2088" w:type="dxa"/>
            <w:shd w:val="clear" w:color="auto" w:fill="FFFFFF"/>
            <w:vAlign w:val="center"/>
          </w:tcPr>
          <w:p w14:paraId="0F000E71" w14:textId="77777777" w:rsidR="005F7ECE" w:rsidRDefault="00000000">
            <w:pPr>
              <w:spacing w:after="0" w:line="240" w:lineRule="auto"/>
            </w:pPr>
            <w:r>
              <w:rPr>
                <w:color w:val="191C20"/>
                <w:sz w:val="14"/>
              </w:rPr>
              <w:t>Formal test reports</w:t>
            </w:r>
          </w:p>
        </w:tc>
      </w:tr>
    </w:tbl>
    <w:p w14:paraId="1C9738A2" w14:textId="77777777" w:rsidR="005F7ECE" w:rsidRDefault="005F7ECE">
      <w:pPr>
        <w:spacing w:after="0"/>
      </w:pPr>
    </w:p>
    <w:p w14:paraId="706466B5" w14:textId="77777777" w:rsidR="005F7ECE" w:rsidRDefault="00000000">
      <w:pPr>
        <w:pStyle w:val="Heading1"/>
      </w:pPr>
      <w:r>
        <w:t>17. Required Engineering Confirmations</w:t>
      </w:r>
    </w:p>
    <w:p w14:paraId="56C50F03" w14:textId="77777777" w:rsidR="005F7ECE" w:rsidRDefault="00000000">
      <w:pPr>
        <w:pStyle w:val="ListBullet"/>
        <w:spacing w:after="30" w:line="247" w:lineRule="auto"/>
      </w:pPr>
      <w:r>
        <w:t>Can the gateway support simultaneous LTE reporting</w:t>
      </w:r>
      <w:del w:id="160" w:author="Author" w:date="2026-08-07T20:29:00Z" w16du:dateUtc="2026-08-07T17:29:00Z">
        <w:r>
          <w:delText xml:space="preserve"> and connected</w:delText>
        </w:r>
      </w:del>
      <w:ins w:id="161" w:author="Author" w:date="2026-08-07T20:29:00Z" w16du:dateUtc="2026-08-07T17:29:00Z">
        <w:r>
          <w:t>, configurable routine</w:t>
        </w:r>
      </w:ins>
      <w:r>
        <w:t xml:space="preserve"> BLE telemetry</w:t>
      </w:r>
      <w:del w:id="162" w:author="Author" w:date="2026-08-07T20:29:00Z" w16du:dateUtc="2026-08-07T17:29:00Z">
        <w:r>
          <w:delText>/</w:delText>
        </w:r>
      </w:del>
      <w:ins w:id="163" w:author="Author" w:date="2026-08-07T20:29:00Z" w16du:dateUtc="2026-08-07T17:29:00Z">
        <w:r>
          <w:t xml:space="preserve"> and immediate BLE </w:t>
        </w:r>
      </w:ins>
      <w:r>
        <w:t>safety notifications at the required rates?</w:t>
      </w:r>
    </w:p>
    <w:p w14:paraId="60DDB73C" w14:textId="77777777" w:rsidR="005F7ECE" w:rsidRDefault="00000000">
      <w:pPr>
        <w:pStyle w:val="ListBullet"/>
        <w:spacing w:after="30" w:line="247" w:lineRule="auto"/>
      </w:pPr>
      <w:r>
        <w:t xml:space="preserve">Can the gateway send an immediate event notification independent of </w:t>
      </w:r>
      <w:del w:id="164" w:author="Author" w:date="2026-08-07T20:29:00Z" w16du:dateUtc="2026-08-07T17:29:00Z">
        <w:r>
          <w:delText>the one-second</w:delText>
        </w:r>
      </w:del>
      <w:ins w:id="165" w:author="Author" w:date="2026-08-07T20:29:00Z" w16du:dateUtc="2026-08-07T17:29:00Z">
        <w:r>
          <w:t>any routine</w:t>
        </w:r>
      </w:ins>
      <w:r>
        <w:t xml:space="preserve"> telemetry cycle?</w:t>
      </w:r>
    </w:p>
    <w:p w14:paraId="34CB6E23" w14:textId="77777777" w:rsidR="005F7ECE" w:rsidRDefault="00000000">
      <w:pPr>
        <w:pStyle w:val="ListBullet"/>
        <w:spacing w:after="30" w:line="247" w:lineRule="auto"/>
      </w:pPr>
      <w:r>
        <w:t>What BLE MTU, payload and connection parameters are supported across the target device matrix?</w:t>
      </w:r>
    </w:p>
    <w:p w14:paraId="7B4CF96C" w14:textId="77777777" w:rsidR="005F7ECE" w:rsidRDefault="00000000">
      <w:pPr>
        <w:pStyle w:val="ListBullet"/>
        <w:spacing w:after="30" w:line="247" w:lineRule="auto"/>
      </w:pPr>
      <w:r>
        <w:t>Can one event identity be retained through BLE, LTE buffering, cloud ingestion and push delivery?</w:t>
      </w:r>
    </w:p>
    <w:p w14:paraId="530993BA" w14:textId="77777777" w:rsidR="005F7ECE" w:rsidRDefault="00000000">
      <w:pPr>
        <w:pStyle w:val="ListBullet"/>
        <w:spacing w:after="30" w:line="247" w:lineRule="auto"/>
      </w:pPr>
      <w:r>
        <w:t>How will profile version, stale data and configuration failure be represented?</w:t>
      </w:r>
    </w:p>
    <w:p w14:paraId="31752B33" w14:textId="77777777" w:rsidR="005F7ECE" w:rsidRDefault="00000000">
      <w:pPr>
        <w:pStyle w:val="ListBullet"/>
        <w:spacing w:after="30" w:line="247" w:lineRule="auto"/>
      </w:pPr>
      <w:r>
        <w:t>What gateway-side conditions are already implemented for low/high pressure, rapid loss, temperature, battery, missing sensor and offline sensor?</w:t>
      </w:r>
    </w:p>
    <w:p w14:paraId="77071B31" w14:textId="77777777" w:rsidR="005F7ECE" w:rsidRDefault="00000000">
      <w:pPr>
        <w:pStyle w:val="ListBullet"/>
        <w:spacing w:after="30" w:line="247" w:lineRule="auto"/>
      </w:pPr>
      <w:r>
        <w:t>What are the measured sensor-to-gateway latencies in Roll Alert, Roll and DeltaP modes?</w:t>
      </w:r>
    </w:p>
    <w:p w14:paraId="66AB1492" w14:textId="77777777" w:rsidR="005F7ECE" w:rsidRDefault="00000000">
      <w:pPr>
        <w:pStyle w:val="ListBullet"/>
        <w:spacing w:after="30" w:line="247" w:lineRule="auto"/>
      </w:pPr>
      <w:r>
        <w:t>Which iOS and Android background BLE mechanisms will be used, and under which app/phone states can local alerts be guaranteed?</w:t>
      </w:r>
    </w:p>
    <w:p w14:paraId="4C4102EC" w14:textId="77777777" w:rsidR="005F7ECE" w:rsidRDefault="00000000">
      <w:pPr>
        <w:pStyle w:val="ListBullet"/>
        <w:spacing w:after="30" w:line="247" w:lineRule="auto"/>
      </w:pPr>
      <w:r>
        <w:t>What owner/OEM instructions will define the phone availability and connection requirements for use as the HMI?</w:t>
      </w:r>
    </w:p>
    <w:p w14:paraId="751A086C" w14:textId="77777777" w:rsidR="005F7ECE" w:rsidRDefault="00000000">
      <w:pPr>
        <w:pStyle w:val="ListBullet"/>
        <w:spacing w:after="30" w:line="247" w:lineRule="auto"/>
      </w:pPr>
      <w:r>
        <w:t>Which independent laboratory or internal test process will produce the J3309 conformity evidence package?</w:t>
      </w:r>
    </w:p>
    <w:p w14:paraId="02C21EA2" w14:textId="77777777" w:rsidR="005F7ECE" w:rsidRDefault="00000000">
      <w:pPr>
        <w:pStyle w:val="Heading1"/>
      </w:pPr>
      <w:r>
        <w:t>18. Final Architecture Decision</w:t>
      </w:r>
    </w:p>
    <w:tbl>
      <w:tblPr>
        <w:tblW w:w="0" w:type="auto"/>
        <w:jc w:val="center"/>
        <w:tblLook w:val="04A0" w:firstRow="1" w:lastRow="0" w:firstColumn="1" w:lastColumn="0" w:noHBand="0" w:noVBand="1"/>
        <w:tblPrChange w:id="166" w:author="Author" w:date="2026-08-07T20:29:00Z" w16du:dateUtc="2026-08-07T17:29:00Z">
          <w:tblPr>
            <w:tblW w:w="0" w:type="auto"/>
            <w:jc w:val="center"/>
            <w:tblLook w:val="04A0" w:firstRow="1" w:lastRow="0" w:firstColumn="1" w:lastColumn="0" w:noHBand="0" w:noVBand="1"/>
          </w:tblPr>
        </w:tblPrChange>
      </w:tblPr>
      <w:tblGrid>
        <w:gridCol w:w="10284"/>
        <w:tblGridChange w:id="167">
          <w:tblGrid>
            <w:gridCol w:w="121"/>
            <w:gridCol w:w="10189"/>
            <w:gridCol w:w="95"/>
          </w:tblGrid>
        </w:tblGridChange>
      </w:tblGrid>
      <w:tr w:rsidR="005F7ECE" w14:paraId="52813930" w14:textId="77777777">
        <w:trPr>
          <w:cantSplit/>
          <w:jc w:val="center"/>
          <w:trPrChange w:id="168" w:author="Author" w:date="2026-08-07T20:29:00Z" w16du:dateUtc="2026-08-07T17:29:00Z">
            <w:trPr>
              <w:gridAfter w:val="0"/>
              <w:jc w:val="center"/>
            </w:trPr>
          </w:trPrChange>
        </w:trPr>
        <w:tc>
          <w:tcPr>
            <w:tcW w:w="10310" w:type="dxa"/>
            <w:tcBorders>
              <w:top w:val="single" w:sz="10" w:space="0" w:color="237D4D"/>
              <w:left w:val="single" w:sz="10" w:space="0" w:color="237D4D"/>
              <w:bottom w:val="single" w:sz="10" w:space="0" w:color="237D4D"/>
              <w:right w:val="single" w:sz="10" w:space="0" w:color="237D4D"/>
            </w:tcBorders>
            <w:shd w:val="clear" w:color="auto" w:fill="E8F6EE"/>
            <w:vAlign w:val="center"/>
            <w:tcPrChange w:id="169" w:author="Author" w:date="2026-08-07T20:29:00Z" w16du:dateUtc="2026-08-07T17:29:00Z">
              <w:tcPr>
                <w:tcW w:w="10310" w:type="dxa"/>
                <w:gridSpan w:val="2"/>
                <w:tcBorders>
                  <w:top w:val="single" w:sz="10" w:space="0" w:color="237D4D"/>
                  <w:left w:val="single" w:sz="10" w:space="0" w:color="237D4D"/>
                  <w:bottom w:val="single" w:sz="10" w:space="0" w:color="237D4D"/>
                  <w:right w:val="single" w:sz="10" w:space="0" w:color="237D4D"/>
                </w:tcBorders>
                <w:shd w:val="clear" w:color="auto" w:fill="E8F6EE"/>
                <w:vAlign w:val="center"/>
              </w:tcPr>
            </w:tcPrChange>
          </w:tcPr>
          <w:p w14:paraId="6C1DE904" w14:textId="77777777" w:rsidR="005F7ECE" w:rsidRDefault="00000000">
            <w:pPr>
              <w:spacing w:after="0" w:line="240" w:lineRule="auto"/>
            </w:pPr>
            <w:r>
              <w:rPr>
                <w:b/>
                <w:color w:val="237D4D"/>
              </w:rPr>
              <w:t>Proceed with the gateway-primary</w:t>
            </w:r>
            <w:ins w:id="170" w:author="Author" w:date="2026-08-07T20:29:00Z" w16du:dateUtc="2026-08-07T17:29:00Z">
              <w:r>
                <w:rPr>
                  <w:b/>
                  <w:color w:val="237D4D"/>
                </w:rPr>
                <w:t>, event-driven</w:t>
              </w:r>
            </w:ins>
            <w:r>
              <w:rPr>
                <w:b/>
                <w:color w:val="237D4D"/>
              </w:rPr>
              <w:t xml:space="preserve"> dual-path architecture. The gateway evaluates all TPMS data and sends immediate compact BLE safety events to the phone while continuing LTE/cloud reporting. </w:t>
            </w:r>
            <w:del w:id="171" w:author="Author" w:date="2026-08-07T20:29:00Z" w16du:dateUtc="2026-08-07T17:29:00Z">
              <w:r>
                <w:rPr>
                  <w:b/>
                  <w:color w:val="237D4D"/>
                </w:rPr>
                <w:delText xml:space="preserve">The phone is the designated driver HMI, renders the full local alert, performs a </w:delText>
              </w:r>
            </w:del>
            <w:ins w:id="172" w:author="Author" w:date="2026-08-07T20:29:00Z" w16du:dateUtc="2026-08-07T17:29:00Z">
              <w:r>
                <w:rPr>
                  <w:b/>
                  <w:color w:val="237D4D"/>
                </w:rPr>
                <w:t xml:space="preserve">Routine BLE </w:t>
              </w:r>
            </w:ins>
            <w:r>
              <w:rPr>
                <w:b/>
                <w:color w:val="237D4D"/>
              </w:rPr>
              <w:t xml:space="preserve">telemetry </w:t>
            </w:r>
            <w:del w:id="173" w:author="Author" w:date="2026-08-07T20:29:00Z" w16du:dateUtc="2026-08-07T17:29:00Z">
              <w:r>
                <w:rPr>
                  <w:b/>
                  <w:color w:val="237D4D"/>
                </w:rPr>
                <w:delText>cross-check,</w:delText>
              </w:r>
            </w:del>
            <w:ins w:id="174" w:author="Author" w:date="2026-08-07T20:29:00Z" w16du:dateUtc="2026-08-07T17:29:00Z">
              <w:r>
                <w:rPr>
                  <w:b/>
                  <w:color w:val="237D4D"/>
                </w:rPr>
                <w:t>is configurable</w:t>
              </w:r>
            </w:ins>
            <w:r>
              <w:rPr>
                <w:b/>
                <w:color w:val="237D4D"/>
              </w:rPr>
              <w:t xml:space="preserve"> and </w:t>
            </w:r>
            <w:ins w:id="175" w:author="Author" w:date="2026-08-07T20:29:00Z" w16du:dateUtc="2026-08-07T17:29:00Z">
              <w:r>
                <w:rPr>
                  <w:b/>
                  <w:color w:val="237D4D"/>
                </w:rPr>
                <w:t xml:space="preserve">supports the live display, but it is not the critical-alert trigger. The phone receives and processes telemetry </w:t>
              </w:r>
            </w:ins>
            <w:r>
              <w:rPr>
                <w:b/>
                <w:color w:val="237D4D"/>
              </w:rPr>
              <w:t xml:space="preserve">independently </w:t>
            </w:r>
            <w:ins w:id="176" w:author="Author" w:date="2026-08-07T20:29:00Z" w16du:dateUtc="2026-08-07T17:29:00Z">
              <w:r>
                <w:rPr>
                  <w:b/>
                  <w:color w:val="237D4D"/>
                </w:rPr>
                <w:t xml:space="preserve">from its visible UI refresh, renders the full gateway-generated alert immediately, and </w:t>
              </w:r>
            </w:ins>
            <w:r>
              <w:rPr>
                <w:b/>
                <w:color w:val="237D4D"/>
              </w:rPr>
              <w:t xml:space="preserve">creates a persistent connection-loss warning within one second after confirmed BLE loss. </w:t>
            </w:r>
            <w:del w:id="177" w:author="Author" w:date="2026-08-07T20:29:00Z" w16du:dateUtc="2026-08-07T17:29:00Z">
              <w:r>
                <w:rPr>
                  <w:b/>
                  <w:color w:val="237D4D"/>
                </w:rPr>
                <w:delText>The warning remains until reconnection</w:delText>
              </w:r>
            </w:del>
            <w:ins w:id="178" w:author="Author" w:date="2026-08-07T20:29:00Z" w16du:dateUtc="2026-08-07T17:29:00Z">
              <w:r>
                <w:rPr>
                  <w:b/>
                  <w:color w:val="237D4D"/>
                </w:rPr>
                <w:t>An optional mobile threshold cross-check may be used for diagnostics or fallback</w:t>
              </w:r>
            </w:ins>
            <w:r>
              <w:rPr>
                <w:b/>
                <w:color w:val="237D4D"/>
              </w:rPr>
              <w:t>.</w:t>
            </w:r>
          </w:p>
        </w:tc>
      </w:tr>
    </w:tbl>
    <w:p w14:paraId="427BC539" w14:textId="77777777" w:rsidR="005F7ECE" w:rsidRDefault="005F7ECE">
      <w:pPr>
        <w:spacing w:after="0"/>
      </w:pPr>
    </w:p>
    <w:p w14:paraId="2149ECEE" w14:textId="77777777" w:rsidR="005F7ECE" w:rsidRDefault="00000000">
      <w:pPr>
        <w:pStyle w:val="SmallNote"/>
      </w:pPr>
      <w:r>
        <w:rPr>
          <w:b/>
        </w:rPr>
        <w:t xml:space="preserve">Source basis: </w:t>
      </w:r>
      <w:r>
        <w:t>SmartSense TPMS architecture discussions, the SmartSense Real-Time TPMS Edge Evaluation specification, and SAE J3309 OCT2024. SAE section references are paraphrased for implementation planning; teams should consult the controlled SAE document during formal conformity review.</w:t>
      </w:r>
    </w:p>
    <w:sectPr w:rsidR="005F7ECE" w:rsidSect="00034616">
      <w:headerReference w:type="default" r:id="rId11"/>
      <w:footerReference w:type="default" r:id="rId12"/>
      <w:pgSz w:w="12240" w:h="15840"/>
      <w:pgMar w:top="835" w:right="965" w:bottom="835"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50CB3" w14:textId="77777777" w:rsidR="002C2D29" w:rsidRDefault="002C2D29">
      <w:pPr>
        <w:spacing w:after="0" w:line="240" w:lineRule="auto"/>
      </w:pPr>
      <w:r>
        <w:separator/>
      </w:r>
    </w:p>
  </w:endnote>
  <w:endnote w:type="continuationSeparator" w:id="0">
    <w:p w14:paraId="7CEEC953" w14:textId="77777777" w:rsidR="002C2D29" w:rsidRDefault="002C2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6004" w14:textId="1594C12B" w:rsidR="005F7ECE" w:rsidRDefault="00000000">
    <w:pPr>
      <w:pStyle w:val="Footer"/>
      <w:jc w:val="right"/>
    </w:pPr>
    <w:r>
      <w:rPr>
        <w:color w:val="5F6973"/>
        <w:sz w:val="16"/>
      </w:rPr>
      <w:t xml:space="preserve">Page </w:t>
    </w:r>
    <w:del w:id="179" w:author="Author" w:date="2026-08-07T20:29:00Z" w16du:dateUtc="2026-08-07T17:29:00Z">
      <w:r>
        <w:rPr>
          <w:color w:val="5F6973"/>
          <w:sz w:val="16"/>
        </w:rPr>
        <w:fldChar w:fldCharType="begin"/>
      </w:r>
      <w:r>
        <w:rPr>
          <w:color w:val="5F6973"/>
          <w:sz w:val="16"/>
        </w:rPr>
        <w:delInstrText>PAGE</w:delInstrText>
      </w:r>
      <w:r w:rsidR="00101804">
        <w:rPr>
          <w:color w:val="5F6973"/>
          <w:sz w:val="16"/>
        </w:rPr>
        <w:fldChar w:fldCharType="separate"/>
      </w:r>
      <w:r w:rsidR="00101804">
        <w:rPr>
          <w:noProof/>
          <w:color w:val="5F6973"/>
          <w:sz w:val="16"/>
        </w:rPr>
        <w:delText>1</w:delText>
      </w:r>
      <w:r>
        <w:rPr>
          <w:color w:val="5F6973"/>
          <w:sz w:val="16"/>
        </w:rPr>
        <w:fldChar w:fldCharType="end"/>
      </w:r>
    </w:del>
    <w:ins w:id="180" w:author="Author" w:date="2026-08-07T20:29:00Z" w16du:dateUtc="2026-08-07T17:29:00Z">
      <w:r>
        <w:rPr>
          <w:color w:val="5F6973"/>
          <w:sz w:val="16"/>
        </w:rPr>
        <w:fldChar w:fldCharType="begin"/>
      </w:r>
      <w:r>
        <w:rPr>
          <w:color w:val="5F6973"/>
          <w:sz w:val="16"/>
        </w:rPr>
        <w:instrText>PAGE</w:instrText>
      </w:r>
    </w:ins>
    <w:r w:rsidR="00643957">
      <w:rPr>
        <w:color w:val="5F6973"/>
        <w:sz w:val="16"/>
      </w:rPr>
      <w:fldChar w:fldCharType="separate"/>
    </w:r>
    <w:r w:rsidR="00643957">
      <w:rPr>
        <w:noProof/>
        <w:color w:val="5F6973"/>
        <w:sz w:val="16"/>
      </w:rPr>
      <w:t>1</w:t>
    </w:r>
    <w:ins w:id="181" w:author="Author" w:date="2026-08-07T20:29:00Z" w16du:dateUtc="2026-08-07T17:29:00Z">
      <w:r>
        <w:rPr>
          <w:color w:val="5F6973"/>
          <w:sz w:val="16"/>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6C166" w14:textId="77777777" w:rsidR="002C2D29" w:rsidRDefault="002C2D29">
      <w:pPr>
        <w:spacing w:after="0" w:line="240" w:lineRule="auto"/>
      </w:pPr>
      <w:r>
        <w:separator/>
      </w:r>
    </w:p>
  </w:footnote>
  <w:footnote w:type="continuationSeparator" w:id="0">
    <w:p w14:paraId="276B1571" w14:textId="77777777" w:rsidR="002C2D29" w:rsidRDefault="002C2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3C68" w14:textId="77777777" w:rsidR="005F7ECE" w:rsidRDefault="00000000">
    <w:pPr>
      <w:pStyle w:val="Header"/>
      <w:jc w:val="right"/>
    </w:pPr>
    <w:r>
      <w:rPr>
        <w:b/>
        <w:color w:val="0F2B55"/>
        <w:sz w:val="14"/>
      </w:rPr>
      <w:t>SMARTSENSE SYSTEMS ENGINEERING  |  TPMS LOCAL SAFETY ALERT &amp; J3309 HMI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682898">
    <w:abstractNumId w:val="8"/>
  </w:num>
  <w:num w:numId="2" w16cid:durableId="1804424878">
    <w:abstractNumId w:val="6"/>
  </w:num>
  <w:num w:numId="3" w16cid:durableId="879587921">
    <w:abstractNumId w:val="5"/>
  </w:num>
  <w:num w:numId="4" w16cid:durableId="932980405">
    <w:abstractNumId w:val="4"/>
  </w:num>
  <w:num w:numId="5" w16cid:durableId="799688531">
    <w:abstractNumId w:val="7"/>
  </w:num>
  <w:num w:numId="6" w16cid:durableId="1184707019">
    <w:abstractNumId w:val="3"/>
  </w:num>
  <w:num w:numId="7" w16cid:durableId="1889604951">
    <w:abstractNumId w:val="2"/>
  </w:num>
  <w:num w:numId="8" w16cid:durableId="1820801164">
    <w:abstractNumId w:val="1"/>
  </w:num>
  <w:num w:numId="9" w16cid:durableId="552812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804"/>
    <w:rsid w:val="0015074B"/>
    <w:rsid w:val="00211000"/>
    <w:rsid w:val="0029639D"/>
    <w:rsid w:val="002C2D29"/>
    <w:rsid w:val="00326F90"/>
    <w:rsid w:val="005F7ECE"/>
    <w:rsid w:val="00643957"/>
    <w:rsid w:val="00AA1D8D"/>
    <w:rsid w:val="00B47730"/>
    <w:rsid w:val="00C470A5"/>
    <w:rsid w:val="00CB0664"/>
    <w:rsid w:val="00F71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260D403-1D22-4C41-BFE0-39CAE4424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7" w:lineRule="auto"/>
    </w:pPr>
    <w:rPr>
      <w:rFonts w:ascii="Lato" w:eastAsia="Lato" w:hAnsi="Lato"/>
      <w:sz w:val="18"/>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0F2B55"/>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969AA"/>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0F2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0F2B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20"/>
    </w:pPr>
    <w:rPr>
      <w:rFonts w:asciiTheme="majorHAnsi" w:eastAsiaTheme="majorEastAsia" w:hAnsiTheme="majorHAnsi" w:cstheme="majorBidi"/>
      <w:i/>
      <w:iCs/>
      <w:color w:val="5F69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ato" w:hAnsi="Lato"/>
      <w:color w:val="5F6973"/>
      <w:sz w:val="16"/>
    </w:rPr>
  </w:style>
  <w:style w:type="paragraph" w:customStyle="1" w:styleId="Callout">
    <w:name w:val="Callout"/>
    <w:rPr>
      <w:rFonts w:ascii="Lato" w:hAnsi="Lato"/>
      <w:b/>
      <w:color w:val="0F2B55"/>
      <w:sz w:val="19"/>
    </w:rPr>
  </w:style>
  <w:style w:type="paragraph" w:styleId="Revision">
    <w:name w:val="Revision"/>
    <w:hidden/>
    <w:uiPriority w:val="99"/>
    <w:semiHidden/>
    <w:rsid w:val="00643957"/>
    <w:pPr>
      <w:spacing w:after="0" w:line="240" w:lineRule="auto"/>
    </w:pPr>
    <w:rPr>
      <w:rFonts w:ascii="Lato" w:eastAsia="Lato" w:hAnsi="La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4537</Words>
  <Characters>25863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SmartSense TPMS Local Safety Alert and J3309 HMI Developer Specification - Revision D</dc:title>
  <dc:subject>Gateway-primary event-driven BLE alert architecture, configurable telemetry and decoupled mobile UI refresh</dc:subject>
  <dc:creator>SmartSense Systems Engineering</dc:creator>
  <cp:keywords>SmartSense, TPMS, SAE J3309, BLE, HMI, Gateway, Mobile, Alert, RV</cp:keywords>
  <dc:description>Revision D clarifies immediate gateway-pushed safety events, configurable routine telemetry, decoupled mobile UI refresh, battery-conscious processing, and optional mobile threshold cross-check.</dc:description>
  <cp:lastModifiedBy>Gazihan Alankus</cp:lastModifiedBy>
  <cp:revision>1</cp:revision>
  <dcterms:created xsi:type="dcterms:W3CDTF">2013-12-23T23:15:00Z</dcterms:created>
  <dcterms:modified xsi:type="dcterms:W3CDTF">2026-08-07T17:31:00Z</dcterms:modified>
  <cp:category/>
</cp:coreProperties>
</file>